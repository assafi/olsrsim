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customXml/itemProps8.xml" ContentType="application/vnd.openxmlformats-officedocument.customXmlProperties+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Heading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p>
    <w:p w:rsidR="00EA1402" w:rsidRDefault="00EA1402" w:rsidP="00EA1402">
      <w:pPr>
        <w:pStyle w:val="Heading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Heading1"/>
        <w:numPr>
          <w:ilvl w:val="0"/>
          <w:numId w:val="0"/>
        </w:numPr>
        <w:bidi w:val="0"/>
      </w:pPr>
      <w:bookmarkStart w:id="7" w:name="_Toc134004808"/>
      <w:bookmarkStart w:id="8" w:name="_Toc134004970"/>
      <w:bookmarkStart w:id="9" w:name="_Toc134005120"/>
      <w:bookmarkStart w:id="10" w:name="_Toc243569463"/>
      <w:bookmarkStart w:id="11" w:name="_Toc243569893"/>
      <w:bookmarkStart w:id="12" w:name="_Toc243570878"/>
      <w:bookmarkStart w:id="13" w:name="_Toc244784416"/>
      <w:r>
        <w:t>Submitted by:</w:t>
      </w:r>
      <w:bookmarkEnd w:id="7"/>
      <w:bookmarkEnd w:id="8"/>
      <w:bookmarkEnd w:id="9"/>
      <w:bookmarkEnd w:id="10"/>
      <w:bookmarkEnd w:id="11"/>
      <w:bookmarkEnd w:id="12"/>
      <w:bookmarkEnd w:id="13"/>
      <w:r>
        <w:t xml:space="preserve">     </w:t>
      </w:r>
    </w:p>
    <w:p w:rsidR="00EA1402" w:rsidRDefault="00EA1402" w:rsidP="00EA1402">
      <w:pPr>
        <w:pStyle w:val="Heading6"/>
        <w:numPr>
          <w:ilvl w:val="0"/>
          <w:numId w:val="0"/>
        </w:numPr>
      </w:pPr>
      <w:bookmarkStart w:id="14" w:name="_Toc243570879"/>
      <w:bookmarkStart w:id="15" w:name="_Toc244784417"/>
      <w:proofErr w:type="spellStart"/>
      <w:r>
        <w:t>Assaf</w:t>
      </w:r>
      <w:proofErr w:type="spellEnd"/>
      <w:r>
        <w:t xml:space="preserve"> </w:t>
      </w:r>
      <w:smartTag w:uri="urn:schemas-microsoft-com:office:smarttags" w:element="place">
        <w:smartTag w:uri="urn:schemas-microsoft-com:office:smarttags" w:element="country-region">
          <w:r>
            <w:t>Israel</w:t>
          </w:r>
        </w:smartTag>
      </w:smartTag>
      <w:bookmarkEnd w:id="14"/>
      <w:bookmarkEnd w:id="15"/>
    </w:p>
    <w:p w:rsidR="00EA1402" w:rsidRDefault="00EA1402" w:rsidP="00EA1402">
      <w:pPr>
        <w:pStyle w:val="Heading6"/>
        <w:numPr>
          <w:ilvl w:val="0"/>
          <w:numId w:val="0"/>
        </w:numPr>
      </w:pPr>
      <w:bookmarkStart w:id="16" w:name="_Toc243570880"/>
      <w:bookmarkStart w:id="17" w:name="_Toc244784418"/>
      <w:r>
        <w:t xml:space="preserve">Eli </w:t>
      </w:r>
      <w:proofErr w:type="spellStart"/>
      <w:r>
        <w:t>Nazarov</w:t>
      </w:r>
      <w:bookmarkEnd w:id="16"/>
      <w:bookmarkEnd w:id="17"/>
      <w:proofErr w:type="spellEnd"/>
    </w:p>
    <w:p w:rsidR="00EA1402" w:rsidRDefault="00EA1402" w:rsidP="00EA1402">
      <w:pPr>
        <w:pStyle w:val="Heading6"/>
        <w:numPr>
          <w:ilvl w:val="0"/>
          <w:numId w:val="0"/>
        </w:numPr>
      </w:pPr>
      <w:bookmarkStart w:id="18" w:name="_Toc243570881"/>
      <w:bookmarkStart w:id="19" w:name="_Toc244784419"/>
      <w:proofErr w:type="spellStart"/>
      <w:r>
        <w:t>Asi</w:t>
      </w:r>
      <w:proofErr w:type="spellEnd"/>
      <w:r>
        <w:t xml:space="preserve"> </w:t>
      </w:r>
      <w:proofErr w:type="spellStart"/>
      <w:r>
        <w:t>Bross</w:t>
      </w:r>
      <w:bookmarkEnd w:id="18"/>
      <w:bookmarkEnd w:id="19"/>
      <w:proofErr w:type="spellEnd"/>
    </w:p>
    <w:p w:rsidR="00EA1402" w:rsidRDefault="00EA1402" w:rsidP="00EA1402">
      <w:pPr>
        <w:pStyle w:val="Heading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Heading3"/>
        <w:numPr>
          <w:ilvl w:val="0"/>
          <w:numId w:val="0"/>
        </w:numPr>
        <w:bidi w:val="0"/>
      </w:pPr>
      <w:bookmarkStart w:id="20" w:name="_Toc243569464"/>
      <w:bookmarkStart w:id="21" w:name="_Toc243569894"/>
      <w:bookmarkStart w:id="22" w:name="_Toc243570882"/>
      <w:bookmarkStart w:id="23" w:name="_Toc244784420"/>
      <w:r>
        <w:lastRenderedPageBreak/>
        <w:t>Table of contents:</w:t>
      </w:r>
      <w:bookmarkEnd w:id="20"/>
      <w:bookmarkEnd w:id="21"/>
      <w:bookmarkEnd w:id="22"/>
      <w:bookmarkEnd w:id="23"/>
    </w:p>
    <w:p w:rsidR="00F62456" w:rsidRDefault="008E0F44" w:rsidP="00F62456">
      <w:pPr>
        <w:pStyle w:val="TOC3"/>
        <w:rPr>
          <w:rFonts w:asciiTheme="minorHAnsi" w:eastAsiaTheme="minorEastAsia" w:hAnsiTheme="minorHAnsi" w:cstheme="minorBidi"/>
          <w:noProof/>
          <w:sz w:val="22"/>
          <w:szCs w:val="22"/>
          <w:rtl/>
        </w:rPr>
      </w:pPr>
      <w:r w:rsidRPr="008E0F44">
        <w:fldChar w:fldCharType="begin"/>
      </w:r>
      <w:r w:rsidR="00B9743A">
        <w:instrText xml:space="preserve"> TOC \o \h \z </w:instrText>
      </w:r>
      <w:r w:rsidRPr="008E0F44">
        <w:fldChar w:fldCharType="separate"/>
      </w:r>
    </w:p>
    <w:p w:rsidR="00F62456" w:rsidRDefault="008E0F44" w:rsidP="00F62456">
      <w:pPr>
        <w:pStyle w:val="TOC1"/>
        <w:tabs>
          <w:tab w:val="left" w:pos="1440"/>
        </w:tabs>
        <w:rPr>
          <w:rFonts w:asciiTheme="minorHAnsi" w:eastAsiaTheme="minorEastAsia" w:hAnsiTheme="minorHAnsi" w:cstheme="minorBidi"/>
          <w:b w:val="0"/>
          <w:bCs w:val="0"/>
          <w:noProof/>
          <w:sz w:val="22"/>
          <w:szCs w:val="22"/>
          <w:rtl/>
        </w:rPr>
      </w:pPr>
      <w:hyperlink w:anchor="_Toc244784421" w:history="1">
        <w:r w:rsidR="00F62456" w:rsidRPr="000B01D7">
          <w:rPr>
            <w:rStyle w:val="Hyperlink"/>
            <w:noProof/>
          </w:rPr>
          <w:t>1</w:t>
        </w:r>
        <w:r w:rsidR="00F62456">
          <w:rPr>
            <w:rFonts w:asciiTheme="minorHAnsi" w:eastAsiaTheme="minorEastAsia" w:hAnsiTheme="minorHAnsi" w:cstheme="minorBidi"/>
            <w:b w:val="0"/>
            <w:bCs w:val="0"/>
            <w:noProof/>
            <w:sz w:val="22"/>
            <w:szCs w:val="22"/>
            <w:rtl/>
          </w:rPr>
          <w:tab/>
        </w:r>
        <w:r w:rsidR="00F62456" w:rsidRPr="000B01D7">
          <w:rPr>
            <w:rStyle w:val="Hyperlink"/>
            <w:noProof/>
          </w:rPr>
          <w:t>Introduction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22" w:history="1">
        <w:r w:rsidR="00F62456" w:rsidRPr="000B01D7">
          <w:rPr>
            <w:rStyle w:val="Hyperlink"/>
            <w:noProof/>
          </w:rPr>
          <w:t>1.1</w:t>
        </w:r>
        <w:r w:rsidR="00F62456">
          <w:rPr>
            <w:rFonts w:asciiTheme="minorHAnsi" w:eastAsiaTheme="minorEastAsia" w:hAnsiTheme="minorHAnsi" w:cstheme="minorBidi"/>
            <w:noProof/>
            <w:sz w:val="22"/>
            <w:szCs w:val="22"/>
            <w:rtl/>
          </w:rPr>
          <w:tab/>
        </w:r>
        <w:r w:rsidR="00F62456" w:rsidRPr="000B01D7">
          <w:rPr>
            <w:rStyle w:val="Hyperlink"/>
            <w:noProof/>
          </w:rPr>
          <w:t>OLSR introduction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4525"/>
        </w:tabs>
        <w:rPr>
          <w:rFonts w:asciiTheme="minorHAnsi" w:eastAsiaTheme="minorEastAsia" w:hAnsiTheme="minorHAnsi" w:cstheme="minorBidi"/>
          <w:noProof/>
          <w:sz w:val="22"/>
          <w:szCs w:val="22"/>
          <w:rtl/>
        </w:rPr>
      </w:pPr>
      <w:hyperlink w:anchor="_Toc244784423" w:history="1">
        <w:r w:rsidR="00F62456" w:rsidRPr="000B01D7">
          <w:rPr>
            <w:rStyle w:val="Hyperlink"/>
            <w:noProof/>
          </w:rPr>
          <w:t>1.2</w:t>
        </w:r>
        <w:r w:rsidR="00F62456">
          <w:rPr>
            <w:rFonts w:asciiTheme="minorHAnsi" w:eastAsiaTheme="minorEastAsia" w:hAnsiTheme="minorHAnsi" w:cstheme="minorBidi"/>
            <w:noProof/>
            <w:sz w:val="22"/>
            <w:szCs w:val="22"/>
            <w:rtl/>
          </w:rPr>
          <w:tab/>
        </w:r>
        <w:r w:rsidR="00F62456" w:rsidRPr="000B01D7">
          <w:rPr>
            <w:rStyle w:val="Hyperlink"/>
            <w:noProof/>
          </w:rPr>
          <w:t>Neighborhood Discovery Protocol (NHDP)</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4903"/>
        </w:tabs>
        <w:rPr>
          <w:rFonts w:asciiTheme="minorHAnsi" w:eastAsiaTheme="minorEastAsia" w:hAnsiTheme="minorHAnsi" w:cstheme="minorBidi"/>
          <w:noProof/>
          <w:sz w:val="22"/>
          <w:szCs w:val="22"/>
          <w:rtl/>
        </w:rPr>
      </w:pPr>
      <w:hyperlink w:anchor="_Toc244784424" w:history="1">
        <w:r w:rsidR="00F62456" w:rsidRPr="000B01D7">
          <w:rPr>
            <w:rStyle w:val="Hyperlink"/>
            <w:noProof/>
          </w:rPr>
          <w:t>1.3</w:t>
        </w:r>
        <w:r w:rsidR="00F62456">
          <w:rPr>
            <w:rFonts w:asciiTheme="minorHAnsi" w:eastAsiaTheme="minorEastAsia" w:hAnsiTheme="minorHAnsi" w:cstheme="minorBidi"/>
            <w:noProof/>
            <w:sz w:val="22"/>
            <w:szCs w:val="22"/>
            <w:rtl/>
          </w:rPr>
          <w:tab/>
        </w:r>
        <w:r w:rsidR="00F62456" w:rsidRPr="000B01D7">
          <w:rPr>
            <w:rStyle w:val="Hyperlink"/>
            <w:noProof/>
          </w:rPr>
          <w:t>Optimized Link State Routing Ver. 2 (OLSRv2)</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4</w:t>
        </w:r>
        <w:r>
          <w:rPr>
            <w:rStyle w:val="Hyperlink"/>
            <w:noProof/>
            <w:rtl/>
          </w:rPr>
          <w:fldChar w:fldCharType="end"/>
        </w:r>
      </w:hyperlink>
    </w:p>
    <w:p w:rsidR="00F62456" w:rsidRDefault="008E0F44" w:rsidP="00F62456">
      <w:pPr>
        <w:pStyle w:val="TOC1"/>
        <w:tabs>
          <w:tab w:val="left" w:pos="1989"/>
        </w:tabs>
        <w:rPr>
          <w:rFonts w:asciiTheme="minorHAnsi" w:eastAsiaTheme="minorEastAsia" w:hAnsiTheme="minorHAnsi" w:cstheme="minorBidi"/>
          <w:b w:val="0"/>
          <w:bCs w:val="0"/>
          <w:noProof/>
          <w:sz w:val="22"/>
          <w:szCs w:val="22"/>
          <w:rtl/>
        </w:rPr>
      </w:pPr>
      <w:hyperlink w:anchor="_Toc244784425" w:history="1">
        <w:r w:rsidR="00F62456" w:rsidRPr="000B01D7">
          <w:rPr>
            <w:rStyle w:val="Hyperlink"/>
            <w:noProof/>
          </w:rPr>
          <w:t>2</w:t>
        </w:r>
        <w:r w:rsidR="00F62456">
          <w:rPr>
            <w:rFonts w:asciiTheme="minorHAnsi" w:eastAsiaTheme="minorEastAsia" w:hAnsiTheme="minorHAnsi" w:cstheme="minorBidi"/>
            <w:b w:val="0"/>
            <w:bCs w:val="0"/>
            <w:noProof/>
            <w:sz w:val="22"/>
            <w:szCs w:val="22"/>
            <w:rtl/>
          </w:rPr>
          <w:tab/>
        </w:r>
        <w:r w:rsidR="00F62456" w:rsidRPr="000B01D7">
          <w:rPr>
            <w:rStyle w:val="Hyperlink"/>
            <w:noProof/>
          </w:rPr>
          <w:t>Project Description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26" w:history="1">
        <w:r w:rsidR="00F62456" w:rsidRPr="000B01D7">
          <w:rPr>
            <w:rStyle w:val="Hyperlink"/>
            <w:noProof/>
          </w:rPr>
          <w:t>2.1</w:t>
        </w:r>
        <w:r w:rsidR="00F62456">
          <w:rPr>
            <w:rFonts w:asciiTheme="minorHAnsi" w:eastAsiaTheme="minorEastAsia" w:hAnsiTheme="minorHAnsi" w:cstheme="minorBidi"/>
            <w:noProof/>
            <w:sz w:val="22"/>
            <w:szCs w:val="22"/>
            <w:rtl/>
          </w:rPr>
          <w:tab/>
        </w:r>
        <w:r w:rsidR="00F62456" w:rsidRPr="000B01D7">
          <w:rPr>
            <w:rStyle w:val="Hyperlink"/>
            <w:noProof/>
          </w:rPr>
          <w:t>Purpose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1981"/>
        </w:tabs>
        <w:rPr>
          <w:rFonts w:asciiTheme="minorHAnsi" w:eastAsiaTheme="minorEastAsia" w:hAnsiTheme="minorHAnsi" w:cstheme="minorBidi"/>
          <w:noProof/>
          <w:sz w:val="22"/>
          <w:szCs w:val="22"/>
          <w:rtl/>
        </w:rPr>
      </w:pPr>
      <w:hyperlink w:anchor="_Toc244784427" w:history="1">
        <w:r w:rsidR="00F62456" w:rsidRPr="000B01D7">
          <w:rPr>
            <w:rStyle w:val="Hyperlink"/>
            <w:noProof/>
          </w:rPr>
          <w:t>2.2</w:t>
        </w:r>
        <w:r w:rsidR="00F62456">
          <w:rPr>
            <w:rFonts w:asciiTheme="minorHAnsi" w:eastAsiaTheme="minorEastAsia" w:hAnsiTheme="minorHAnsi" w:cstheme="minorBidi"/>
            <w:noProof/>
            <w:sz w:val="22"/>
            <w:szCs w:val="22"/>
            <w:rtl/>
          </w:rPr>
          <w:tab/>
        </w:r>
        <w:r w:rsidR="00F62456" w:rsidRPr="000B01D7">
          <w:rPr>
            <w:rStyle w:val="Hyperlink"/>
            <w:noProof/>
          </w:rPr>
          <w:t>Main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28" w:history="1">
        <w:r w:rsidR="00F62456" w:rsidRPr="000B01D7">
          <w:rPr>
            <w:rStyle w:val="Hyperlink"/>
            <w:noProof/>
          </w:rPr>
          <w:t>2.2.1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Utilization Analysis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29" w:history="1">
        <w:r w:rsidR="00F62456" w:rsidRPr="000B01D7">
          <w:rPr>
            <w:rStyle w:val="Hyperlink"/>
            <w:noProof/>
          </w:rPr>
          <w:t>2.2.2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Network Reliability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0" w:history="1">
        <w:r w:rsidR="00F62456" w:rsidRPr="000B01D7">
          <w:rPr>
            <w:rStyle w:val="Hyperlink"/>
            <w:noProof/>
          </w:rPr>
          <w:t>2.2.3</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1" w:history="1">
        <w:r w:rsidR="00F62456" w:rsidRPr="000B01D7">
          <w:rPr>
            <w:rStyle w:val="Hyperlink"/>
            <w:noProof/>
          </w:rPr>
          <w:t>2.2.4</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Scalability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2314"/>
        </w:tabs>
        <w:rPr>
          <w:rFonts w:asciiTheme="minorHAnsi" w:eastAsiaTheme="minorEastAsia" w:hAnsiTheme="minorHAnsi" w:cstheme="minorBidi"/>
          <w:noProof/>
          <w:sz w:val="22"/>
          <w:szCs w:val="22"/>
          <w:rtl/>
        </w:rPr>
      </w:pPr>
      <w:hyperlink w:anchor="_Toc244784432" w:history="1">
        <w:r w:rsidR="00F62456" w:rsidRPr="000B01D7">
          <w:rPr>
            <w:rStyle w:val="Hyperlink"/>
            <w:noProof/>
          </w:rPr>
          <w:t>2.3</w:t>
        </w:r>
        <w:r w:rsidR="00F62456">
          <w:rPr>
            <w:rFonts w:asciiTheme="minorHAnsi" w:eastAsiaTheme="minorEastAsia" w:hAnsiTheme="minorHAnsi" w:cstheme="minorBidi"/>
            <w:noProof/>
            <w:sz w:val="22"/>
            <w:szCs w:val="22"/>
            <w:rtl/>
          </w:rPr>
          <w:tab/>
        </w:r>
        <w:r w:rsidR="00F62456" w:rsidRPr="000B01D7">
          <w:rPr>
            <w:rStyle w:val="Hyperlink"/>
            <w:noProof/>
          </w:rPr>
          <w:t>Stretched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3" w:history="1">
        <w:r w:rsidR="00F62456" w:rsidRPr="000B01D7">
          <w:rPr>
            <w:rStyle w:val="Hyperlink"/>
            <w:noProof/>
          </w:rPr>
          <w:t>2.3.1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 mobility</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4" w:history="1">
        <w:r w:rsidR="00F62456" w:rsidRPr="000B01D7">
          <w:rPr>
            <w:rStyle w:val="Hyperlink"/>
            <w:noProof/>
          </w:rPr>
          <w:t>2.3.2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Secondary MPR sets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2"/>
        <w:tabs>
          <w:tab w:val="left" w:pos="1680"/>
        </w:tabs>
        <w:rPr>
          <w:rFonts w:asciiTheme="minorHAnsi" w:eastAsiaTheme="minorEastAsia" w:hAnsiTheme="minorHAnsi" w:cstheme="minorBidi"/>
          <w:noProof/>
          <w:sz w:val="22"/>
          <w:szCs w:val="22"/>
          <w:rtl/>
        </w:rPr>
      </w:pPr>
      <w:hyperlink w:anchor="_Toc244784435" w:history="1">
        <w:r w:rsidR="00F62456" w:rsidRPr="000B01D7">
          <w:rPr>
            <w:rStyle w:val="Hyperlink"/>
            <w:noProof/>
          </w:rPr>
          <w:t>2.4</w:t>
        </w:r>
        <w:r w:rsidR="00F62456">
          <w:rPr>
            <w:rFonts w:asciiTheme="minorHAnsi" w:eastAsiaTheme="minorEastAsia" w:hAnsiTheme="minorHAnsi" w:cstheme="minorBidi"/>
            <w:noProof/>
            <w:sz w:val="22"/>
            <w:szCs w:val="22"/>
            <w:rtl/>
          </w:rPr>
          <w:tab/>
        </w:r>
        <w:r w:rsidR="00F62456" w:rsidRPr="000B01D7">
          <w:rPr>
            <w:rStyle w:val="Hyperlink"/>
            <w:noProof/>
          </w:rPr>
          <w:t>Output</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1"/>
        <w:tabs>
          <w:tab w:val="left" w:pos="1680"/>
        </w:tabs>
        <w:rPr>
          <w:rFonts w:asciiTheme="minorHAnsi" w:eastAsiaTheme="minorEastAsia" w:hAnsiTheme="minorHAnsi" w:cstheme="minorBidi"/>
          <w:b w:val="0"/>
          <w:bCs w:val="0"/>
          <w:noProof/>
          <w:sz w:val="22"/>
          <w:szCs w:val="22"/>
          <w:rtl/>
        </w:rPr>
      </w:pPr>
      <w:hyperlink w:anchor="_Toc244784436" w:history="1">
        <w:r w:rsidR="00F62456" w:rsidRPr="000B01D7">
          <w:rPr>
            <w:rStyle w:val="Hyperlink"/>
            <w:noProof/>
          </w:rPr>
          <w:t>3</w:t>
        </w:r>
        <w:r w:rsidR="00F62456">
          <w:rPr>
            <w:rFonts w:asciiTheme="minorHAnsi" w:eastAsiaTheme="minorEastAsia" w:hAnsiTheme="minorHAnsi" w:cstheme="minorBidi"/>
            <w:b w:val="0"/>
            <w:bCs w:val="0"/>
            <w:noProof/>
            <w:sz w:val="22"/>
            <w:szCs w:val="22"/>
            <w:rtl/>
          </w:rPr>
          <w:tab/>
        </w:r>
        <w:r w:rsidR="00F62456" w:rsidRPr="000B01D7">
          <w:rPr>
            <w:rStyle w:val="Hyperlink"/>
            <w:noProof/>
          </w:rPr>
          <w:t>General Layout</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8E0F44" w:rsidP="00F62456">
      <w:pPr>
        <w:pStyle w:val="TOC1"/>
        <w:tabs>
          <w:tab w:val="left" w:pos="1680"/>
        </w:tabs>
        <w:rPr>
          <w:rFonts w:asciiTheme="minorHAnsi" w:eastAsiaTheme="minorEastAsia" w:hAnsiTheme="minorHAnsi" w:cstheme="minorBidi"/>
          <w:b w:val="0"/>
          <w:bCs w:val="0"/>
          <w:noProof/>
          <w:sz w:val="22"/>
          <w:szCs w:val="22"/>
          <w:rtl/>
        </w:rPr>
      </w:pPr>
      <w:hyperlink w:anchor="_Toc244784437" w:history="1">
        <w:r w:rsidR="00F62456" w:rsidRPr="000B01D7">
          <w:rPr>
            <w:rStyle w:val="Hyperlink"/>
            <w:noProof/>
          </w:rPr>
          <w:t>4</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Modules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8E0F44" w:rsidP="00F62456">
      <w:pPr>
        <w:pStyle w:val="TOC2"/>
        <w:rPr>
          <w:rFonts w:asciiTheme="minorHAnsi" w:eastAsiaTheme="minorEastAsia" w:hAnsiTheme="minorHAnsi" w:cstheme="minorBidi"/>
          <w:noProof/>
          <w:sz w:val="22"/>
          <w:szCs w:val="22"/>
          <w:rtl/>
        </w:rPr>
      </w:pPr>
      <w:hyperlink w:anchor="_Toc244784438" w:history="1">
        <w:r w:rsidR="00F62456" w:rsidRPr="000B01D7">
          <w:rPr>
            <w:rStyle w:val="Hyperlink"/>
            <w:noProof/>
          </w:rPr>
          <w:t>4.1</w:t>
        </w:r>
        <w:r w:rsidR="00F62456">
          <w:rPr>
            <w:rFonts w:asciiTheme="minorHAnsi" w:eastAsiaTheme="minorEastAsia" w:hAnsiTheme="minorHAnsi" w:cstheme="minorBidi"/>
            <w:noProof/>
            <w:sz w:val="22"/>
            <w:szCs w:val="22"/>
            <w:rtl/>
          </w:rPr>
          <w:tab/>
        </w:r>
        <w:r w:rsidR="00F62456" w:rsidRPr="000B01D7">
          <w:rPr>
            <w:rStyle w:val="Hyperlink"/>
            <w:noProof/>
          </w:rPr>
          <w:t>GUI</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8E0F44" w:rsidP="00F62456">
      <w:pPr>
        <w:pStyle w:val="TOC2"/>
        <w:rPr>
          <w:rFonts w:asciiTheme="minorHAnsi" w:eastAsiaTheme="minorEastAsia" w:hAnsiTheme="minorHAnsi" w:cstheme="minorBidi"/>
          <w:noProof/>
          <w:sz w:val="22"/>
          <w:szCs w:val="22"/>
          <w:rtl/>
        </w:rPr>
      </w:pPr>
      <w:hyperlink w:anchor="_Toc244784439" w:history="1">
        <w:r w:rsidR="00F62456" w:rsidRPr="000B01D7">
          <w:rPr>
            <w:rStyle w:val="Hyperlink"/>
            <w:noProof/>
          </w:rPr>
          <w:t>4.2</w:t>
        </w:r>
        <w:r w:rsidR="00F62456">
          <w:rPr>
            <w:rFonts w:asciiTheme="minorHAnsi" w:eastAsiaTheme="minorEastAsia" w:hAnsiTheme="minorHAnsi" w:cstheme="minorBidi"/>
            <w:noProof/>
            <w:sz w:val="22"/>
            <w:szCs w:val="22"/>
            <w:rtl/>
          </w:rPr>
          <w:tab/>
        </w:r>
        <w:r w:rsidR="00F62456" w:rsidRPr="000B01D7">
          <w:rPr>
            <w:rStyle w:val="Hyperlink"/>
            <w:noProof/>
          </w:rPr>
          <w:t>Log</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8E0F44" w:rsidP="00F62456">
      <w:pPr>
        <w:pStyle w:val="TOC2"/>
        <w:tabs>
          <w:tab w:val="left" w:pos="2081"/>
        </w:tabs>
        <w:rPr>
          <w:rFonts w:asciiTheme="minorHAnsi" w:eastAsiaTheme="minorEastAsia" w:hAnsiTheme="minorHAnsi" w:cstheme="minorBidi"/>
          <w:noProof/>
          <w:sz w:val="22"/>
          <w:szCs w:val="22"/>
          <w:rtl/>
        </w:rPr>
      </w:pPr>
      <w:hyperlink w:anchor="_Toc244784440" w:history="1">
        <w:r w:rsidR="00F62456" w:rsidRPr="000B01D7">
          <w:rPr>
            <w:rStyle w:val="Hyperlink"/>
            <w:noProof/>
          </w:rPr>
          <w:t>4.3</w:t>
        </w:r>
        <w:r w:rsidR="00F62456">
          <w:rPr>
            <w:rFonts w:asciiTheme="minorHAnsi" w:eastAsiaTheme="minorEastAsia" w:hAnsiTheme="minorHAnsi" w:cstheme="minorBidi"/>
            <w:noProof/>
            <w:sz w:val="22"/>
            <w:szCs w:val="22"/>
            <w:rtl/>
          </w:rPr>
          <w:tab/>
        </w:r>
        <w:r w:rsidR="00F62456" w:rsidRPr="000B01D7">
          <w:rPr>
            <w:rStyle w:val="Hyperlink"/>
            <w:noProof/>
          </w:rPr>
          <w:t>Tasks Queue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2358"/>
        </w:tabs>
        <w:rPr>
          <w:rFonts w:asciiTheme="minorHAnsi" w:eastAsiaTheme="minorEastAsia" w:hAnsiTheme="minorHAnsi" w:cstheme="minorBidi"/>
          <w:noProof/>
          <w:sz w:val="22"/>
          <w:szCs w:val="22"/>
          <w:rtl/>
        </w:rPr>
      </w:pPr>
      <w:hyperlink w:anchor="_Toc244784441" w:history="1">
        <w:r w:rsidR="00F62456" w:rsidRPr="000B01D7">
          <w:rPr>
            <w:rStyle w:val="Hyperlink"/>
            <w:noProof/>
          </w:rPr>
          <w:t>4.4</w:t>
        </w:r>
        <w:r w:rsidR="00F62456">
          <w:rPr>
            <w:rFonts w:asciiTheme="minorHAnsi" w:eastAsiaTheme="minorEastAsia" w:hAnsiTheme="minorHAnsi" w:cstheme="minorBidi"/>
            <w:noProof/>
            <w:sz w:val="22"/>
            <w:szCs w:val="22"/>
            <w:rtl/>
          </w:rPr>
          <w:tab/>
        </w:r>
        <w:r w:rsidR="00F62456" w:rsidRPr="000B01D7">
          <w:rPr>
            <w:rStyle w:val="Hyperlink"/>
            <w:noProof/>
          </w:rPr>
          <w:t>Event Generator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42" w:history="1">
        <w:r w:rsidR="00F62456" w:rsidRPr="000B01D7">
          <w:rPr>
            <w:rStyle w:val="Hyperlink"/>
            <w:noProof/>
          </w:rPr>
          <w:t>4.5</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43" w:history="1">
        <w:r w:rsidR="00F62456" w:rsidRPr="000B01D7">
          <w:rPr>
            <w:rStyle w:val="Hyperlink"/>
            <w:noProof/>
          </w:rPr>
          <w:t>4.6</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8E0F44" w:rsidP="00F62456">
      <w:pPr>
        <w:pStyle w:val="TOC2"/>
        <w:tabs>
          <w:tab w:val="left" w:pos="2270"/>
        </w:tabs>
        <w:rPr>
          <w:rFonts w:asciiTheme="minorHAnsi" w:eastAsiaTheme="minorEastAsia" w:hAnsiTheme="minorHAnsi" w:cstheme="minorBidi"/>
          <w:noProof/>
          <w:sz w:val="22"/>
          <w:szCs w:val="22"/>
          <w:rtl/>
        </w:rPr>
      </w:pPr>
      <w:hyperlink w:anchor="_Toc244784444" w:history="1">
        <w:r w:rsidR="00F62456" w:rsidRPr="000B01D7">
          <w:rPr>
            <w:rStyle w:val="Hyperlink"/>
            <w:noProof/>
          </w:rPr>
          <w:t>4.7</w:t>
        </w:r>
        <w:r w:rsidR="00F62456">
          <w:rPr>
            <w:rFonts w:asciiTheme="minorHAnsi" w:eastAsiaTheme="minorEastAsia" w:hAnsiTheme="minorHAnsi" w:cstheme="minorBidi"/>
            <w:noProof/>
            <w:sz w:val="22"/>
            <w:szCs w:val="22"/>
            <w:rtl/>
          </w:rPr>
          <w:tab/>
        </w:r>
        <w:r w:rsidR="00F62456" w:rsidRPr="000B01D7">
          <w:rPr>
            <w:rStyle w:val="Hyperlink"/>
            <w:noProof/>
          </w:rPr>
          <w:t>OLSRv2 Layer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8E0F44" w:rsidP="00F62456">
      <w:pPr>
        <w:pStyle w:val="TOC1"/>
        <w:tabs>
          <w:tab w:val="left" w:pos="1920"/>
        </w:tabs>
        <w:rPr>
          <w:rFonts w:asciiTheme="minorHAnsi" w:eastAsiaTheme="minorEastAsia" w:hAnsiTheme="minorHAnsi" w:cstheme="minorBidi"/>
          <w:b w:val="0"/>
          <w:bCs w:val="0"/>
          <w:noProof/>
          <w:sz w:val="22"/>
          <w:szCs w:val="22"/>
          <w:rtl/>
        </w:rPr>
      </w:pPr>
      <w:hyperlink w:anchor="_Toc244784445" w:history="1">
        <w:r w:rsidR="00F62456" w:rsidRPr="000B01D7">
          <w:rPr>
            <w:rStyle w:val="Hyperlink"/>
            <w:noProof/>
          </w:rPr>
          <w:t>5</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Algorithm</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2447"/>
        </w:tabs>
        <w:rPr>
          <w:rFonts w:asciiTheme="minorHAnsi" w:eastAsiaTheme="minorEastAsia" w:hAnsiTheme="minorHAnsi" w:cstheme="minorBidi"/>
          <w:noProof/>
          <w:sz w:val="22"/>
          <w:szCs w:val="22"/>
          <w:rtl/>
        </w:rPr>
      </w:pPr>
      <w:hyperlink w:anchor="_Toc244784446" w:history="1">
        <w:r w:rsidR="00F62456" w:rsidRPr="000B01D7">
          <w:rPr>
            <w:rStyle w:val="Hyperlink"/>
            <w:noProof/>
          </w:rPr>
          <w:t>5.1</w:t>
        </w:r>
        <w:r w:rsidR="00F62456">
          <w:rPr>
            <w:rFonts w:asciiTheme="minorHAnsi" w:eastAsiaTheme="minorEastAsia" w:hAnsiTheme="minorHAnsi" w:cstheme="minorBidi"/>
            <w:noProof/>
            <w:sz w:val="22"/>
            <w:szCs w:val="22"/>
            <w:rtl/>
          </w:rPr>
          <w:tab/>
        </w:r>
        <w:r w:rsidR="00F62456" w:rsidRPr="000B01D7">
          <w:rPr>
            <w:rStyle w:val="Hyperlink"/>
            <w:noProof/>
          </w:rPr>
          <w:t>Event Generation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3025"/>
        </w:tabs>
        <w:rPr>
          <w:rFonts w:asciiTheme="minorHAnsi" w:eastAsiaTheme="minorEastAsia" w:hAnsiTheme="minorHAnsi" w:cstheme="minorBidi"/>
          <w:noProof/>
          <w:sz w:val="22"/>
          <w:szCs w:val="22"/>
          <w:rtl/>
        </w:rPr>
      </w:pPr>
      <w:hyperlink w:anchor="_Toc244784447" w:history="1">
        <w:r w:rsidR="00F62456" w:rsidRPr="000B01D7">
          <w:rPr>
            <w:rStyle w:val="Hyperlink"/>
            <w:noProof/>
          </w:rPr>
          <w:t>5.2</w:t>
        </w:r>
        <w:r w:rsidR="00F62456">
          <w:rPr>
            <w:rFonts w:asciiTheme="minorHAnsi" w:eastAsiaTheme="minorEastAsia" w:hAnsiTheme="minorHAnsi" w:cstheme="minorBidi"/>
            <w:noProof/>
            <w:sz w:val="22"/>
            <w:szCs w:val="22"/>
            <w:rtl/>
          </w:rPr>
          <w:tab/>
        </w:r>
        <w:r w:rsidR="00F62456" w:rsidRPr="000B01D7">
          <w:rPr>
            <w:rStyle w:val="Hyperlink"/>
            <w:noProof/>
          </w:rPr>
          <w:t>Protocol implementation</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48" w:history="1">
        <w:r w:rsidR="00F62456" w:rsidRPr="000B01D7">
          <w:rPr>
            <w:rStyle w:val="Hyperlink"/>
            <w:noProof/>
          </w:rPr>
          <w:t>5.3</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49" w:history="1">
        <w:r w:rsidR="00F62456" w:rsidRPr="000B01D7">
          <w:rPr>
            <w:rStyle w:val="Hyperlink"/>
            <w:noProof/>
          </w:rPr>
          <w:t>5.4</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8E0F44" w:rsidP="00F62456">
      <w:pPr>
        <w:pStyle w:val="TOC1"/>
        <w:tabs>
          <w:tab w:val="left" w:pos="1440"/>
        </w:tabs>
        <w:rPr>
          <w:rFonts w:asciiTheme="minorHAnsi" w:eastAsiaTheme="minorEastAsia" w:hAnsiTheme="minorHAnsi" w:cstheme="minorBidi"/>
          <w:b w:val="0"/>
          <w:bCs w:val="0"/>
          <w:noProof/>
          <w:sz w:val="22"/>
          <w:szCs w:val="22"/>
          <w:rtl/>
        </w:rPr>
      </w:pPr>
      <w:hyperlink w:anchor="_Toc244784450" w:history="1">
        <w:r w:rsidR="00F62456" w:rsidRPr="000B01D7">
          <w:rPr>
            <w:rStyle w:val="Hyperlink"/>
            <w:noProof/>
          </w:rPr>
          <w:t>6</w:t>
        </w:r>
        <w:r w:rsidR="00F62456">
          <w:rPr>
            <w:rFonts w:asciiTheme="minorHAnsi" w:eastAsiaTheme="minorEastAsia" w:hAnsiTheme="minorHAnsi" w:cstheme="minorBidi"/>
            <w:b w:val="0"/>
            <w:bCs w:val="0"/>
            <w:noProof/>
            <w:sz w:val="22"/>
            <w:szCs w:val="22"/>
            <w:rtl/>
          </w:rPr>
          <w:tab/>
        </w:r>
        <w:r w:rsidR="00F62456" w:rsidRPr="000B01D7">
          <w:rPr>
            <w:rStyle w:val="Hyperlink"/>
            <w:noProof/>
          </w:rPr>
          <w:t>Appendixes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2"/>
        <w:tabs>
          <w:tab w:val="left" w:pos="4286"/>
        </w:tabs>
        <w:rPr>
          <w:rFonts w:asciiTheme="minorHAnsi" w:eastAsiaTheme="minorEastAsia" w:hAnsiTheme="minorHAnsi" w:cstheme="minorBidi"/>
          <w:noProof/>
          <w:sz w:val="22"/>
          <w:szCs w:val="22"/>
          <w:rtl/>
        </w:rPr>
      </w:pPr>
      <w:hyperlink w:anchor="_Toc244784451" w:history="1">
        <w:r w:rsidR="00F62456" w:rsidRPr="000B01D7">
          <w:rPr>
            <w:rStyle w:val="Hyperlink"/>
            <w:noProof/>
          </w:rPr>
          <w:t>6.1</w:t>
        </w:r>
        <w:r w:rsidR="00F62456">
          <w:rPr>
            <w:rFonts w:asciiTheme="minorHAnsi" w:eastAsiaTheme="minorEastAsia" w:hAnsiTheme="minorHAnsi" w:cstheme="minorBidi"/>
            <w:noProof/>
            <w:sz w:val="22"/>
            <w:szCs w:val="22"/>
            <w:rtl/>
          </w:rPr>
          <w:tab/>
        </w:r>
        <w:r w:rsidR="00F62456" w:rsidRPr="000B01D7">
          <w:rPr>
            <w:rStyle w:val="Hyperlink"/>
            <w:noProof/>
          </w:rPr>
          <w:t>Appendix 1: Estimated project timetable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2"/>
        <w:tabs>
          <w:tab w:val="left" w:pos="4631"/>
        </w:tabs>
        <w:rPr>
          <w:rFonts w:asciiTheme="minorHAnsi" w:eastAsiaTheme="minorEastAsia" w:hAnsiTheme="minorHAnsi" w:cstheme="minorBidi"/>
          <w:noProof/>
          <w:sz w:val="22"/>
          <w:szCs w:val="22"/>
          <w:rtl/>
        </w:rPr>
      </w:pPr>
      <w:hyperlink w:anchor="_Toc244784452" w:history="1">
        <w:r w:rsidR="00F62456" w:rsidRPr="000B01D7">
          <w:rPr>
            <w:rStyle w:val="Hyperlink"/>
            <w:noProof/>
          </w:rPr>
          <w:t>6.2</w:t>
        </w:r>
        <w:r w:rsidR="00F62456">
          <w:rPr>
            <w:rFonts w:asciiTheme="minorHAnsi" w:eastAsiaTheme="minorEastAsia" w:hAnsiTheme="minorHAnsi" w:cstheme="minorBidi"/>
            <w:noProof/>
            <w:sz w:val="22"/>
            <w:szCs w:val="22"/>
            <w:rtl/>
          </w:rPr>
          <w:tab/>
        </w:r>
        <w:r w:rsidR="00F62456" w:rsidRPr="000B01D7">
          <w:rPr>
            <w:rStyle w:val="Hyperlink"/>
            <w:noProof/>
          </w:rPr>
          <w:t>Appendix 2: Requirements and Assumptions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53" w:history="1">
        <w:r w:rsidR="00F62456" w:rsidRPr="000B01D7">
          <w:rPr>
            <w:rStyle w:val="Hyperlink"/>
            <w:noProof/>
          </w:rPr>
          <w:t>6.2.1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Assumptions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54" w:history="1">
        <w:r w:rsidR="00F62456" w:rsidRPr="000B01D7">
          <w:rPr>
            <w:rStyle w:val="Hyperlink"/>
            <w:noProof/>
          </w:rPr>
          <w:t>6.2.2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Requirements</w:t>
        </w:r>
        <w:r w:rsidR="00F62456">
          <w:rPr>
            <w:rStyle w:val="Hyperlink"/>
            <w:noProof/>
          </w:rPr>
          <w:tab/>
        </w:r>
        <w:r w:rsidR="00F62456">
          <w:rPr>
            <w:rStyle w:val="Hyperlink"/>
            <w:noProof/>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B9743A" w:rsidRDefault="008E0F44" w:rsidP="00F62456">
      <w:pPr>
        <w:bidi w:val="0"/>
      </w:pPr>
      <w:r>
        <w:fldChar w:fldCharType="end"/>
      </w:r>
    </w:p>
    <w:p w:rsidR="004F70EE" w:rsidRDefault="004F70EE" w:rsidP="004F70EE">
      <w:pPr>
        <w:bidi w:val="0"/>
      </w:pPr>
    </w:p>
    <w:p w:rsidR="004F70EE" w:rsidRDefault="004F70EE" w:rsidP="004F70EE">
      <w:pPr>
        <w:bidi w:val="0"/>
      </w:pPr>
    </w:p>
    <w:p w:rsidR="00E53179" w:rsidRDefault="00E53179" w:rsidP="00E53179">
      <w:pPr>
        <w:bidi w:val="0"/>
        <w:rPr>
          <w:rtl/>
        </w:rPr>
      </w:pPr>
    </w:p>
    <w:p w:rsidR="00EA1402" w:rsidRDefault="00EA1402" w:rsidP="001C2558">
      <w:pPr>
        <w:pStyle w:val="Heading1"/>
        <w:bidi w:val="0"/>
        <w:jc w:val="left"/>
      </w:pPr>
      <w:bookmarkStart w:id="24" w:name="_Toc243569465"/>
      <w:bookmarkStart w:id="25" w:name="_Toc243569895"/>
      <w:bookmarkStart w:id="26" w:name="_Toc244784421"/>
      <w:r>
        <w:lastRenderedPageBreak/>
        <w:t>Introduction</w:t>
      </w:r>
      <w:bookmarkEnd w:id="24"/>
      <w:bookmarkEnd w:id="25"/>
      <w:bookmarkEnd w:id="26"/>
    </w:p>
    <w:p w:rsidR="008B08AC" w:rsidRDefault="008B08AC" w:rsidP="001C2558">
      <w:pPr>
        <w:pStyle w:val="Heading2"/>
        <w:bidi w:val="0"/>
        <w:jc w:val="left"/>
      </w:pPr>
      <w:bookmarkStart w:id="27" w:name="_Toc243569466"/>
      <w:bookmarkStart w:id="28" w:name="_Toc243569896"/>
      <w:bookmarkStart w:id="29" w:name="_Toc244784422"/>
      <w:r>
        <w:t>OLSR introduction</w:t>
      </w:r>
      <w:bookmarkEnd w:id="27"/>
      <w:bookmarkEnd w:id="28"/>
      <w:bookmarkEnd w:id="29"/>
    </w:p>
    <w:p w:rsidR="00E53179" w:rsidRDefault="00E53179" w:rsidP="008D44D1">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nodes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node can operate as a router to different implementations of local networks.</w:t>
      </w:r>
    </w:p>
    <w:p w:rsidR="00E53179" w:rsidRDefault="00E53179" w:rsidP="00E4290E">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The larger and more dense a network, the more optimization can be achieved.  OLSR uses hop-by-hop routing, i.e., each node uses its local information to route packets.</w:t>
      </w:r>
    </w:p>
    <w:p w:rsidR="00E53179" w:rsidRDefault="00E53179" w:rsidP="001C2558">
      <w:pPr>
        <w:bidi w:val="0"/>
        <w:ind w:firstLine="576"/>
        <w:jc w:val="left"/>
      </w:pPr>
      <w:r>
        <w:tab/>
        <w:t>OLSR is designed to work in a completely distributed manner and does not depend on any central entity.  The protocol does not require reliable transmission of control messages since each node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Heading2"/>
        <w:bidi w:val="0"/>
        <w:jc w:val="left"/>
      </w:pPr>
      <w:bookmarkStart w:id="30" w:name="_Neighborhood_Discovery_Protocol"/>
      <w:bookmarkStart w:id="31" w:name="_Toc243569467"/>
      <w:bookmarkStart w:id="32" w:name="_Toc243569897"/>
      <w:bookmarkStart w:id="33" w:name="_Ref244761601"/>
      <w:bookmarkStart w:id="34" w:name="_Toc244784423"/>
      <w:bookmarkEnd w:id="30"/>
      <w:r>
        <w:t>Neighborhood Discovery Protocol (NHDP</w:t>
      </w:r>
      <w:bookmarkEnd w:id="31"/>
      <w:bookmarkEnd w:id="32"/>
      <w:r w:rsidR="004F70EE">
        <w:t>)</w:t>
      </w:r>
      <w:bookmarkEnd w:id="33"/>
      <w:bookmarkEnd w:id="34"/>
    </w:p>
    <w:p w:rsidR="00F64768" w:rsidRDefault="008D7D99" w:rsidP="001C2558">
      <w:pPr>
        <w:bidi w:val="0"/>
        <w:ind w:firstLine="576"/>
        <w:jc w:val="left"/>
      </w:pPr>
      <w:r>
        <w:t xml:space="preserve">The NHDP objective is to maintain a 1-hop and 2-hop neighbors set for each node in a Mobile Ad-hoc Network (MANET). This enables the node, to use this information later, when implementing the OLSR protocol. NHDP is a table driven protocol, meaning </w:t>
      </w:r>
      <w:r w:rsidR="00F64768">
        <w:t>maintenance messages are used in order to maintain the nodes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node </w:t>
      </w:r>
      <w:r>
        <w:t>and every</w:t>
      </w:r>
      <w:r w:rsidR="008D7D99">
        <w:t xml:space="preserve"> </w:t>
      </w:r>
      <w:r>
        <w:t>node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node's 1-hop neighbors to its 1-hop neighbors. A node,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node C is a 2-hop neighbor of node A, if it's a 1-hop neighbor of node B that is a 1-hop neighbor of node A, and C is not a 1-hop neighbor of node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Caption"/>
        <w:bidi w:val="0"/>
        <w:jc w:val="center"/>
      </w:pPr>
      <w:r>
        <w:t xml:space="preserve">Figure </w:t>
      </w:r>
      <w:r w:rsidR="008E0F44">
        <w:fldChar w:fldCharType="begin"/>
      </w:r>
      <w:r w:rsidR="005F5D02">
        <w:instrText xml:space="preserve"> STYLEREF 1 \s </w:instrText>
      </w:r>
      <w:r w:rsidR="008E0F44">
        <w:fldChar w:fldCharType="separate"/>
      </w:r>
      <w:r w:rsidR="0087060B">
        <w:rPr>
          <w:noProof/>
          <w:cs/>
        </w:rPr>
        <w:t>‎</w:t>
      </w:r>
      <w:r w:rsidR="0087060B">
        <w:rPr>
          <w:noProof/>
        </w:rPr>
        <w:t>1</w:t>
      </w:r>
      <w:r w:rsidR="008E0F44">
        <w:fldChar w:fldCharType="end"/>
      </w:r>
      <w:r w:rsidR="0087060B">
        <w:noBreakHyphen/>
      </w:r>
      <w:r w:rsidR="008E0F44">
        <w:fldChar w:fldCharType="begin"/>
      </w:r>
      <w:r w:rsidR="005F5D02">
        <w:instrText xml:space="preserve"> SEQ Figure \* ARABIC \s 1 </w:instrText>
      </w:r>
      <w:r w:rsidR="008E0F44">
        <w:fldChar w:fldCharType="separate"/>
      </w:r>
      <w:r w:rsidR="0087060B">
        <w:rPr>
          <w:noProof/>
        </w:rPr>
        <w:t>1</w:t>
      </w:r>
      <w:r w:rsidR="008E0F44">
        <w:fldChar w:fldCharType="end"/>
      </w:r>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node, and by every node's </w:t>
      </w:r>
      <w:r w:rsidRPr="00F64768">
        <w:rPr>
          <w:i/>
          <w:iCs/>
        </w:rPr>
        <w:t>network interface</w:t>
      </w:r>
      <w:r>
        <w:t xml:space="preserve">, in a manner that will extend the network connectivity as much as possible. E.g. – node C can be a 2-hop neighbor of node A, via node B but not share the same </w:t>
      </w:r>
      <w:r>
        <w:rPr>
          <w:i/>
          <w:iCs/>
        </w:rPr>
        <w:t>network interface</w:t>
      </w:r>
      <w:r>
        <w:t xml:space="preserve"> </w:t>
      </w:r>
      <w:r w:rsidR="00685FAA">
        <w:t>with node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r is not received by a node, the</w:t>
      </w:r>
      <w:r>
        <w:t xml:space="preserve">n this connection is considered lost, and the neighbor is removed from the 1-hop neighbors set. At the next </w:t>
      </w:r>
      <w:r>
        <w:rPr>
          <w:i/>
          <w:iCs/>
        </w:rPr>
        <w:t>"Hello" message</w:t>
      </w:r>
      <w:r>
        <w:t xml:space="preserve"> that will be sent from the nodes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node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Heading2"/>
        <w:bidi w:val="0"/>
        <w:jc w:val="left"/>
      </w:pPr>
      <w:bookmarkStart w:id="35" w:name="_Toc243569468"/>
      <w:bookmarkStart w:id="36" w:name="_Toc243569898"/>
      <w:bookmarkStart w:id="37" w:name="_Ref244441334"/>
      <w:bookmarkStart w:id="38" w:name="_Toc244784424"/>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35"/>
      <w:bookmarkEnd w:id="36"/>
      <w:r w:rsidR="00C470A2">
        <w:t>(OLSR</w:t>
      </w:r>
      <w:r w:rsidR="00AD0737">
        <w:t>v2)</w:t>
      </w:r>
      <w:bookmarkEnd w:id="37"/>
      <w:bookmarkEnd w:id="38"/>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node in the network selects a set of nodes in its symmetric 1-hop neighborhood (see </w:t>
      </w:r>
      <w:r w:rsidR="008E0F44">
        <w:fldChar w:fldCharType="begin"/>
      </w:r>
      <w:r w:rsidR="002F0E60">
        <w:instrText xml:space="preserve"> REF _Ref244761601 \r \h </w:instrText>
      </w:r>
      <w:r w:rsidR="008E0F44">
        <w:fldChar w:fldCharType="separate"/>
      </w:r>
      <w:r w:rsidR="002F0E60">
        <w:rPr>
          <w:cs/>
        </w:rPr>
        <w:t>‎</w:t>
      </w:r>
      <w:r w:rsidR="002F0E60">
        <w:t>1.2</w:t>
      </w:r>
      <w:r w:rsidR="008E0F44">
        <w:fldChar w:fldCharType="end"/>
      </w:r>
      <w:r w:rsidR="008D44D1">
        <w:t>) that may</w:t>
      </w:r>
      <w:r w:rsidR="002F0E60">
        <w:t xml:space="preserve"> retransmit its messages.  This set of selected neighbor nodes is called the "Multipoint Relay" (MPR) set of that node.  The neighbors of node X which are not in its MPR set, receive and process broadcast messages but do not retransmit broadcast messages received from node X.  In route calculation, the MPRs are used to form the route from a given node to any destination in the network.</w:t>
      </w:r>
    </w:p>
    <w:p w:rsidR="00AD0737" w:rsidRDefault="008D44D1" w:rsidP="002F0E60">
      <w:pPr>
        <w:bidi w:val="0"/>
        <w:ind w:firstLine="576"/>
        <w:jc w:val="left"/>
      </w:pPr>
      <w:r>
        <w:t>T</w:t>
      </w:r>
      <w:r w:rsidR="00AD0737">
        <w:t>he set of MPRs sho</w:t>
      </w:r>
      <w:r w:rsidR="00BC32E2">
        <w:t xml:space="preserve">uld cover all the 2-hop (see </w:t>
      </w:r>
      <w:r w:rsidR="008E0F44">
        <w:fldChar w:fldCharType="begin"/>
      </w:r>
      <w:r w:rsidR="00BC32E2">
        <w:instrText xml:space="preserve"> REF _Ref244761601 \r \h </w:instrText>
      </w:r>
      <w:r w:rsidR="008E0F44">
        <w:fldChar w:fldCharType="separate"/>
      </w:r>
      <w:r w:rsidR="00BC32E2">
        <w:rPr>
          <w:cs/>
        </w:rPr>
        <w:t>‎</w:t>
      </w:r>
      <w:r w:rsidR="00BC32E2">
        <w:t>1.2</w:t>
      </w:r>
      <w:r w:rsidR="008E0F44">
        <w:fldChar w:fldCharType="end"/>
      </w:r>
      <w:r w:rsidR="00AD0737">
        <w:t>) neighbors of the node, meaning that the union of all neighbors of MPRs gives the group of</w:t>
      </w:r>
      <w:r w:rsidR="00190B43">
        <w:t xml:space="preserve"> all nodes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lastRenderedPageBreak/>
        <w:t>Basically, the route between two nodes in the network is a sequence of hops through MPRs. The last MPR is the target node or</w:t>
      </w:r>
      <w:r w:rsidR="004B36B8">
        <w:t>,</w:t>
      </w:r>
      <w:r>
        <w:t xml:space="preserve"> the target is a 1-hop neighbor of the last MPR.</w:t>
      </w:r>
    </w:p>
    <w:p w:rsidR="008A771A" w:rsidRPr="008A771A" w:rsidRDefault="008A771A" w:rsidP="008A771A">
      <w:pPr>
        <w:bidi w:val="0"/>
        <w:ind w:firstLine="576"/>
        <w:jc w:val="left"/>
      </w:pPr>
      <w:r>
        <w:t xml:space="preserve">A node’s request from another to be an MPR for </w:t>
      </w:r>
      <w:proofErr w:type="gramStart"/>
      <w:r>
        <w:t>it,</w:t>
      </w:r>
      <w:proofErr w:type="gramEnd"/>
      <w:r>
        <w:t xml:space="preserve">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node.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node was selected as MPR, it will update its status to be an MPR for the source node.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1C2558">
      <w:pPr>
        <w:bidi w:val="0"/>
        <w:ind w:firstLine="576"/>
        <w:jc w:val="left"/>
      </w:pPr>
      <w:r w:rsidRPr="005B6128">
        <w:rPr>
          <w:i/>
          <w:iCs/>
        </w:rPr>
        <w:t>“TC” messages</w:t>
      </w:r>
      <w:r w:rsidR="00AD0737">
        <w:t xml:space="preserve"> include the set of all nodes that selected the source node as a MPR. Also, this </w:t>
      </w:r>
      <w:r w:rsidR="004B36B8">
        <w:t>message</w:t>
      </w:r>
      <w:r w:rsidR="00AD0737">
        <w:t xml:space="preserve"> may contain rel</w:t>
      </w:r>
      <w:r w:rsidR="004B36B8">
        <w:t>evant information regarding</w:t>
      </w:r>
      <w:r w:rsidR="00AD0737">
        <w:t xml:space="preserve"> the different interfaces of the node and the network (if such exist) that are connected to this node. </w:t>
      </w:r>
      <w:r w:rsidRPr="005B6128">
        <w:rPr>
          <w:i/>
          <w:iCs/>
        </w:rPr>
        <w:t>“TC” messages</w:t>
      </w:r>
      <w:r w:rsidR="00AD0737">
        <w:t xml:space="preserve"> are always forwarded, unless this </w:t>
      </w:r>
      <w:r w:rsidR="004B36B8">
        <w:t>message</w:t>
      </w:r>
      <w:r w:rsidR="00AD0737">
        <w:t xml:space="preserve"> was already sent by this station, and are broadcasted to all nodes in the network.</w:t>
      </w:r>
    </w:p>
    <w:p w:rsidR="00AD0737" w:rsidRDefault="004C1314" w:rsidP="001C2558">
      <w:pPr>
        <w:bidi w:val="0"/>
        <w:ind w:firstLine="576"/>
        <w:jc w:val="left"/>
      </w:pPr>
      <w:r w:rsidRPr="004C1314">
        <w:rPr>
          <w:i/>
          <w:iCs/>
        </w:rPr>
        <w:t>OLSRv2</w:t>
      </w:r>
      <w:r w:rsidR="00AD0737">
        <w:t xml:space="preserve"> keeps different information tables, Topology Information Base, that hold information regarding the MPR selectors of this node, network topology information and information regarding routes to all nodes in the network.</w:t>
      </w:r>
    </w:p>
    <w:p w:rsidR="00AD0737" w:rsidRDefault="00AD0737" w:rsidP="008D1396">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node.</w:t>
      </w:r>
    </w:p>
    <w:p w:rsidR="00AD0737" w:rsidRDefault="005B6128" w:rsidP="001C2558">
      <w:pPr>
        <w:bidi w:val="0"/>
        <w:ind w:firstLine="720"/>
        <w:jc w:val="left"/>
      </w:pPr>
      <w:r w:rsidRPr="005B6128">
        <w:rPr>
          <w:i/>
          <w:iCs/>
        </w:rPr>
        <w:t>“TC” messages</w:t>
      </w:r>
      <w:r w:rsidR="00AD0737">
        <w:t xml:space="preserve"> are being generated and transmitted periodically by the node once in a specific time, or due to some changes in the topology of the node. Topology change is basically a change in contents of Topology Information Base.</w:t>
      </w:r>
    </w:p>
    <w:p w:rsidR="00AD0737" w:rsidRDefault="00AD0737" w:rsidP="001C2558">
      <w:pPr>
        <w:bidi w:val="0"/>
        <w:ind w:firstLine="720"/>
        <w:jc w:val="left"/>
      </w:pPr>
      <w:r>
        <w:t>When a packet needs to be transmitted from node A to node B, node A will send it to the first MPR in the current route known to node A. Each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Caption"/>
        <w:bidi w:val="0"/>
        <w:jc w:val="center"/>
        <w:rPr>
          <w:noProof/>
        </w:rPr>
      </w:pPr>
      <w:r>
        <w:rPr>
          <w:noProof/>
        </w:rPr>
        <w:t xml:space="preserve">Figure </w:t>
      </w:r>
      <w:r w:rsidR="008E0F44">
        <w:rPr>
          <w:noProof/>
        </w:rPr>
        <w:fldChar w:fldCharType="begin"/>
      </w:r>
      <w:r>
        <w:rPr>
          <w:noProof/>
        </w:rPr>
        <w:instrText xml:space="preserve"> STYLEREF 1 \s </w:instrText>
      </w:r>
      <w:r w:rsidR="008E0F44">
        <w:rPr>
          <w:noProof/>
        </w:rPr>
        <w:fldChar w:fldCharType="separate"/>
      </w:r>
      <w:r>
        <w:rPr>
          <w:noProof/>
          <w:cs/>
        </w:rPr>
        <w:t>‎</w:t>
      </w:r>
      <w:r>
        <w:rPr>
          <w:noProof/>
        </w:rPr>
        <w:t>1</w:t>
      </w:r>
      <w:r w:rsidR="008E0F44">
        <w:rPr>
          <w:noProof/>
        </w:rPr>
        <w:fldChar w:fldCharType="end"/>
      </w:r>
      <w:r>
        <w:rPr>
          <w:noProof/>
        </w:rPr>
        <w:noBreakHyphen/>
      </w:r>
      <w:r w:rsidR="008E0F44">
        <w:rPr>
          <w:noProof/>
        </w:rPr>
        <w:fldChar w:fldCharType="begin"/>
      </w:r>
      <w:r>
        <w:rPr>
          <w:noProof/>
        </w:rPr>
        <w:instrText xml:space="preserve"> SEQ Figure \* ARABIC \s 1 </w:instrText>
      </w:r>
      <w:r w:rsidR="008E0F44">
        <w:rPr>
          <w:noProof/>
        </w:rPr>
        <w:fldChar w:fldCharType="separate"/>
      </w:r>
      <w:r>
        <w:rPr>
          <w:noProof/>
        </w:rPr>
        <w:t>2</w:t>
      </w:r>
      <w:r w:rsidR="008E0F44">
        <w:rPr>
          <w:noProof/>
        </w:rPr>
        <w:fldChar w:fldCharType="end"/>
      </w:r>
    </w:p>
    <w:p w:rsidR="004149EE" w:rsidRDefault="007C3268" w:rsidP="001C2558">
      <w:pPr>
        <w:pStyle w:val="Heading1"/>
        <w:bidi w:val="0"/>
        <w:jc w:val="left"/>
      </w:pPr>
      <w:bookmarkStart w:id="39" w:name="_Toc243569469"/>
      <w:bookmarkStart w:id="40" w:name="_Toc243569899"/>
      <w:r>
        <w:br w:type="page"/>
      </w:r>
      <w:bookmarkStart w:id="41" w:name="_Ref244443591"/>
      <w:bookmarkStart w:id="42" w:name="_Toc244784425"/>
      <w:r w:rsidR="004149EE">
        <w:lastRenderedPageBreak/>
        <w:t>Project Description</w:t>
      </w:r>
      <w:bookmarkEnd w:id="39"/>
      <w:bookmarkEnd w:id="40"/>
      <w:bookmarkEnd w:id="41"/>
      <w:bookmarkEnd w:id="42"/>
    </w:p>
    <w:p w:rsidR="004149EE" w:rsidRDefault="004149EE" w:rsidP="00201A25">
      <w:pPr>
        <w:pStyle w:val="Heading2"/>
        <w:bidi w:val="0"/>
        <w:jc w:val="left"/>
      </w:pPr>
      <w:bookmarkStart w:id="43" w:name="_Toc244784426"/>
      <w:bookmarkStart w:id="44" w:name="_Toc243569470"/>
      <w:bookmarkStart w:id="45" w:name="_Toc243569900"/>
      <w:r>
        <w:t>Purpose</w:t>
      </w:r>
      <w:bookmarkEnd w:id="43"/>
      <w:r w:rsidR="009B044B">
        <w:t xml:space="preserve"> </w:t>
      </w:r>
      <w:bookmarkEnd w:id="44"/>
      <w:bookmarkEnd w:id="45"/>
    </w:p>
    <w:p w:rsidR="007C3268" w:rsidRPr="007C3268" w:rsidRDefault="007C3268" w:rsidP="00701A04">
      <w:pPr>
        <w:bidi w:val="0"/>
        <w:ind w:left="90" w:firstLine="486"/>
        <w:jc w:val="left"/>
      </w:pPr>
      <w:r>
        <w:t xml:space="preserve">The main purpose of this project </w:t>
      </w:r>
      <w:r w:rsidR="00281AA9">
        <w:t>was</w:t>
      </w:r>
      <w:r>
        <w:t xml:space="preserve"> to create </w:t>
      </w:r>
      <w:r w:rsidR="006A2E02">
        <w:t xml:space="preserve">a </w:t>
      </w:r>
      <w:r>
        <w:t>simulator for</w:t>
      </w:r>
      <w:r w:rsidR="00281AA9">
        <w:t xml:space="preserve"> the</w:t>
      </w:r>
      <w:r>
        <w:t xml:space="preserve"> </w:t>
      </w:r>
      <w:r w:rsidR="004C1314" w:rsidRPr="004C1314">
        <w:rPr>
          <w:i/>
          <w:iCs/>
        </w:rPr>
        <w:t>OLSRv2</w:t>
      </w:r>
      <w:r>
        <w:t xml:space="preserve"> protocol. </w:t>
      </w:r>
      <w:r w:rsidR="00281AA9">
        <w:t xml:space="preserve"> </w:t>
      </w:r>
      <w:r>
        <w:t xml:space="preserve">Investigate and analyze the behavior and performance of the protocol </w:t>
      </w:r>
      <w:r w:rsidR="00701A04">
        <w:t>by setting</w:t>
      </w:r>
      <w:r>
        <w:t xml:space="preserve"> different</w:t>
      </w:r>
      <w:r w:rsidR="00701A04">
        <w:t xml:space="preserve"> network, protocol and layout</w:t>
      </w:r>
      <w:r w:rsidR="00281AA9">
        <w:t xml:space="preserve"> characteristics</w:t>
      </w:r>
      <w:r w:rsidR="00701A04">
        <w:t xml:space="preserve">.  </w:t>
      </w:r>
      <w:r w:rsidR="00281AA9">
        <w:t>The simulator was created with a wide range of adjustable parameters that can produce a wide spectrum of analytic measurements.</w:t>
      </w:r>
    </w:p>
    <w:p w:rsidR="004149EE" w:rsidRDefault="004149EE" w:rsidP="001C2558">
      <w:pPr>
        <w:pStyle w:val="Heading2"/>
        <w:bidi w:val="0"/>
        <w:jc w:val="left"/>
      </w:pPr>
      <w:bookmarkStart w:id="46" w:name="_Toc243569471"/>
      <w:bookmarkStart w:id="47" w:name="_Toc243569901"/>
      <w:bookmarkStart w:id="48" w:name="_Toc244784427"/>
      <w:r>
        <w:t>Main Goals</w:t>
      </w:r>
      <w:bookmarkEnd w:id="46"/>
      <w:bookmarkEnd w:id="47"/>
      <w:bookmarkEnd w:id="48"/>
    </w:p>
    <w:p w:rsidR="00281AA9" w:rsidRPr="00281AA9" w:rsidRDefault="00281AA9" w:rsidP="00281AA9">
      <w:pPr>
        <w:bidi w:val="0"/>
        <w:ind w:firstLine="576"/>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Heading3"/>
        <w:bidi w:val="0"/>
        <w:jc w:val="left"/>
      </w:pPr>
      <w:bookmarkStart w:id="49" w:name="_Toc243569472"/>
      <w:bookmarkStart w:id="50" w:name="_Toc243569902"/>
      <w:bookmarkStart w:id="51" w:name="_Toc244784428"/>
      <w:r>
        <w:t>MPR Selection</w:t>
      </w:r>
      <w:r w:rsidR="004149EE">
        <w:t xml:space="preserve"> Analysis</w:t>
      </w:r>
      <w:bookmarkEnd w:id="49"/>
      <w:bookmarkEnd w:id="50"/>
      <w:bookmarkEnd w:id="51"/>
    </w:p>
    <w:p w:rsidR="00F93065" w:rsidRPr="00F93065" w:rsidRDefault="00F93065" w:rsidP="00F93065">
      <w:pPr>
        <w:bidi w:val="0"/>
        <w:ind w:firstLine="720"/>
      </w:pPr>
      <w:r>
        <w:t>MPR selection can have a significant impact on the network utilization, a minimal selection of 1-hop MPRs that cover the entire 2-hop neighborhood of a single node may result in a better network utilization in comparison to a selection of the entire 1-hop neighborhood as MPRs.</w:t>
      </w:r>
    </w:p>
    <w:p w:rsidR="00B64B83" w:rsidRDefault="00B64B83" w:rsidP="00B64B83">
      <w:pPr>
        <w:pStyle w:val="Heading4"/>
        <w:bidi w:val="0"/>
      </w:pPr>
      <w:r>
        <w:t>Minimal 1-Hop Set</w:t>
      </w:r>
    </w:p>
    <w:p w:rsidR="00B64B83" w:rsidRDefault="00B64B83" w:rsidP="00B64B83">
      <w:pPr>
        <w:pStyle w:val="Heading4"/>
        <w:bidi w:val="0"/>
      </w:pPr>
      <w:r>
        <w:t>All 1-Hop Set</w:t>
      </w:r>
    </w:p>
    <w:p w:rsidR="001628F3" w:rsidRPr="001628F3" w:rsidRDefault="001628F3" w:rsidP="001628F3">
      <w:pPr>
        <w:pStyle w:val="Heading4"/>
        <w:bidi w:val="0"/>
      </w:pPr>
      <w:r>
        <w:t>Results</w:t>
      </w:r>
    </w:p>
    <w:p w:rsidR="004149EE" w:rsidRDefault="00B64B83" w:rsidP="00B64B83">
      <w:pPr>
        <w:pStyle w:val="Heading3"/>
        <w:bidi w:val="0"/>
        <w:jc w:val="left"/>
      </w:pPr>
      <w:r>
        <w:t>Data Send Mode Analysis</w:t>
      </w:r>
    </w:p>
    <w:p w:rsidR="00F07BE7" w:rsidRPr="00F07BE7" w:rsidRDefault="00801150" w:rsidP="00801150">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p>
    <w:p w:rsidR="00B64B83" w:rsidRDefault="00B64B83" w:rsidP="00B64B83">
      <w:pPr>
        <w:pStyle w:val="Heading4"/>
        <w:bidi w:val="0"/>
      </w:pPr>
      <w:r>
        <w:t>MPRs only</w:t>
      </w:r>
    </w:p>
    <w:p w:rsidR="00B64B83" w:rsidRDefault="00B64B83" w:rsidP="00B64B83">
      <w:pPr>
        <w:pStyle w:val="Heading4"/>
        <w:bidi w:val="0"/>
      </w:pPr>
      <w:r>
        <w:t>All neighbors</w:t>
      </w:r>
    </w:p>
    <w:p w:rsidR="001628F3" w:rsidRPr="001628F3" w:rsidRDefault="001628F3" w:rsidP="001628F3">
      <w:pPr>
        <w:pStyle w:val="Heading4"/>
        <w:bidi w:val="0"/>
      </w:pPr>
      <w:r>
        <w:t>Results</w:t>
      </w:r>
    </w:p>
    <w:p w:rsidR="00B9464A" w:rsidRDefault="00B9464A" w:rsidP="00B64B83">
      <w:pPr>
        <w:pStyle w:val="Heading3"/>
        <w:bidi w:val="0"/>
        <w:jc w:val="left"/>
      </w:pPr>
      <w:bookmarkStart w:id="52" w:name="_Toc243569474"/>
      <w:bookmarkStart w:id="53" w:name="_Toc243569904"/>
      <w:bookmarkStart w:id="54" w:name="_Toc244784430"/>
      <w:r>
        <w:t>Topology</w:t>
      </w:r>
      <w:bookmarkEnd w:id="52"/>
      <w:bookmarkEnd w:id="53"/>
      <w:bookmarkEnd w:id="54"/>
      <w:r w:rsidR="00B64B83">
        <w:t xml:space="preserve"> Analysis</w:t>
      </w:r>
    </w:p>
    <w:p w:rsidR="00D76D5E" w:rsidRPr="00D76D5E" w:rsidRDefault="00D76D5E" w:rsidP="00D76D5E">
      <w:pPr>
        <w:bidi w:val="0"/>
        <w:ind w:firstLine="720"/>
      </w:pPr>
      <w:r>
        <w:t>The simulator we created supports setting the topology layout in one of two modes, either UNIFORM or CLUSTER.  We decided to investigate the throughput received in each of these topology layouts.</w:t>
      </w:r>
    </w:p>
    <w:p w:rsidR="00B64B83" w:rsidRDefault="00B64B83" w:rsidP="00B64B83">
      <w:pPr>
        <w:pStyle w:val="Heading4"/>
        <w:bidi w:val="0"/>
      </w:pPr>
      <w:r>
        <w:t>Uniform</w:t>
      </w:r>
    </w:p>
    <w:p w:rsidR="00415F03" w:rsidRDefault="00B64B83" w:rsidP="00B64B83">
      <w:pPr>
        <w:pStyle w:val="Heading4"/>
        <w:bidi w:val="0"/>
      </w:pPr>
      <w:r>
        <w:t>Cluster</w:t>
      </w:r>
    </w:p>
    <w:p w:rsidR="00624E8A" w:rsidRDefault="00624E8A" w:rsidP="001C2558">
      <w:pPr>
        <w:pStyle w:val="Heading2"/>
        <w:bidi w:val="0"/>
        <w:jc w:val="left"/>
      </w:pPr>
      <w:bookmarkStart w:id="55" w:name="_Toc244784435"/>
      <w:bookmarkStart w:id="56" w:name="_Toc243569480"/>
      <w:bookmarkStart w:id="57" w:name="_Toc243569910"/>
      <w:r>
        <w:t>Output</w:t>
      </w:r>
      <w:bookmarkEnd w:id="55"/>
      <w:r w:rsidR="00E132B0">
        <w:t xml:space="preserve"> </w:t>
      </w:r>
      <w:bookmarkEnd w:id="56"/>
      <w:bookmarkEnd w:id="57"/>
    </w:p>
    <w:p w:rsidR="00681D8F" w:rsidRDefault="00681D8F" w:rsidP="00681D8F">
      <w:pPr>
        <w:pStyle w:val="Heading3"/>
        <w:bidi w:val="0"/>
      </w:pPr>
      <w:r>
        <w:t>GUI</w:t>
      </w:r>
    </w:p>
    <w:p w:rsidR="00640E75" w:rsidRDefault="00640E75" w:rsidP="00640E75">
      <w:pPr>
        <w:bidi w:val="0"/>
        <w:ind w:firstLine="720"/>
      </w:pPr>
      <w:r>
        <w:t xml:space="preserve">The output generated by the GUI shows the state of the stations and the data packets transmissions while they occur, the size attributes of the simulated world can </w:t>
      </w:r>
      <w:r>
        <w:lastRenderedPageBreak/>
        <w:t>be altered through the "World size" entry in the Layout tab.  The speed in which the 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Heading3"/>
        <w:bidi w:val="0"/>
      </w:pPr>
      <w:r>
        <w:t>SQL</w:t>
      </w:r>
    </w:p>
    <w:p w:rsidR="001F27A2" w:rsidRDefault="001F27A2" w:rsidP="004F4A8C">
      <w:pPr>
        <w:bidi w:val="0"/>
        <w:ind w:firstLine="720"/>
      </w:pPr>
      <w:r>
        <w:t>The simulator we created simulates the OLSRv2 protocol under various conditions, in order to analyze it's output we use a logger module</w:t>
      </w:r>
      <w:r w:rsidR="00294A17">
        <w:t xml:space="preserve"> (see 4.3)</w:t>
      </w:r>
      <w:r>
        <w:t xml:space="preserve"> that logs all of the different events</w:t>
      </w:r>
      <w:r w:rsidR="004F4A8C">
        <w:t xml:space="preserve"> (see 2.3.2.2) while the simulation is running, when the simulation ends, all of the logged events are recorded into a </w:t>
      </w:r>
      <w:proofErr w:type="spellStart"/>
      <w:r w:rsidR="004F4A8C">
        <w:t>MySQL</w:t>
      </w:r>
      <w:proofErr w:type="spellEnd"/>
      <w:r w:rsidR="004F4A8C">
        <w:t xml:space="preserve"> database (in addition to an excel spread sheet).  Since all of the events that occurred during the run are saved into the SQL database when the simulation ends, different queries can be performed on the database table, and analyzed data can be pulled out.</w:t>
      </w:r>
    </w:p>
    <w:p w:rsidR="004F4A8C" w:rsidRDefault="004F4A8C" w:rsidP="004F4A8C">
      <w:pPr>
        <w:bidi w:val="0"/>
        <w:ind w:firstLine="720"/>
      </w:pPr>
      <w:r>
        <w:t xml:space="preserve">We used a </w:t>
      </w:r>
      <w:proofErr w:type="spellStart"/>
      <w:r>
        <w:t>MySQL</w:t>
      </w:r>
      <w:proofErr w:type="spellEnd"/>
      <w:r>
        <w:t xml:space="preserve"> eclipse plug-in in order to create and modify the SQL table, an SQL proxy can be configured to save the data generated on a local host or on a designated remote host.</w:t>
      </w:r>
    </w:p>
    <w:p w:rsidR="00681D8F" w:rsidRDefault="00A67629" w:rsidP="00930017">
      <w:pPr>
        <w:pStyle w:val="Heading4"/>
        <w:bidi w:val="0"/>
      </w:pPr>
      <w:r>
        <w:t>SQL Table</w:t>
      </w:r>
      <w:r w:rsidR="00930017">
        <w:t xml:space="preserve"> Structure</w:t>
      </w:r>
    </w:p>
    <w:p w:rsidR="00B10DEB" w:rsidRDefault="00B10DEB" w:rsidP="00A67629">
      <w:pPr>
        <w:bidi w:val="0"/>
      </w:pPr>
      <w:r>
        <w:t xml:space="preserve">The </w:t>
      </w:r>
      <w:r w:rsidR="00A67629">
        <w:t>SQL table</w:t>
      </w:r>
      <w:r>
        <w:t xml:space="preserve"> consists of the following columns.</w:t>
      </w:r>
    </w:p>
    <w:p w:rsidR="003B481B" w:rsidRPr="001973DD" w:rsidRDefault="003B481B" w:rsidP="00A67629">
      <w:pPr>
        <w:bidi w:val="0"/>
      </w:pPr>
      <w:proofErr w:type="gramStart"/>
      <w:r w:rsidRPr="00B66CBC">
        <w:rPr>
          <w:b/>
          <w:bCs/>
        </w:rPr>
        <w:t>INDX</w:t>
      </w:r>
      <w:r w:rsidR="00A67629">
        <w:t xml:space="preserve"> - A progressive</w:t>
      </w:r>
      <w:r w:rsidRPr="001973DD">
        <w:t xml:space="preserve"> index of the </w:t>
      </w:r>
      <w:r w:rsidR="00A67629">
        <w:t>table ro</w:t>
      </w:r>
      <w:r w:rsidRPr="001973DD">
        <w:t>w</w:t>
      </w:r>
      <w:r w:rsidR="00A67629">
        <w:t>s</w:t>
      </w:r>
      <w:r w:rsidRPr="001973DD">
        <w:t>.</w:t>
      </w:r>
      <w:proofErr w:type="gramEnd"/>
    </w:p>
    <w:p w:rsidR="003B481B" w:rsidRPr="001973DD" w:rsidRDefault="003B481B" w:rsidP="003B481B">
      <w:pPr>
        <w:bidi w:val="0"/>
      </w:pPr>
      <w:r w:rsidRPr="00B66CBC">
        <w:rPr>
          <w:b/>
          <w:bCs/>
        </w:rPr>
        <w:t>VIRTUAL_TIME</w:t>
      </w:r>
      <w:r w:rsidR="001973DD">
        <w:t xml:space="preserve"> - </w:t>
      </w:r>
      <w:r w:rsidR="00A67629">
        <w:t>The virtual</w:t>
      </w:r>
      <w:r w:rsidRPr="001973DD">
        <w:t xml:space="preserve"> time</w:t>
      </w:r>
      <w:r w:rsidR="00A67629">
        <w:t xml:space="preserve"> the event occurred</w:t>
      </w:r>
      <w:r w:rsidRPr="001973DD">
        <w:t>.</w:t>
      </w:r>
    </w:p>
    <w:p w:rsidR="003B481B" w:rsidRPr="001973DD" w:rsidRDefault="003B481B" w:rsidP="00586418">
      <w:pPr>
        <w:bidi w:val="0"/>
      </w:pPr>
      <w:r w:rsidRPr="00B66CBC">
        <w:rPr>
          <w:b/>
          <w:bCs/>
        </w:rPr>
        <w:t>NODE_ID</w:t>
      </w:r>
      <w:r w:rsidR="001973DD">
        <w:t xml:space="preserve"> </w:t>
      </w:r>
      <w:r w:rsidR="00586418">
        <w:t>–</w:t>
      </w:r>
      <w:r w:rsidR="001973DD">
        <w:t xml:space="preserve"> </w:t>
      </w:r>
      <w:r w:rsidR="00586418">
        <w:t>A UUID that represents the station</w:t>
      </w:r>
      <w:r w:rsidRPr="001973DD">
        <w:t xml:space="preserve"> that </w:t>
      </w:r>
      <w:r w:rsidR="00586418">
        <w:t>caused the event to be logged.</w:t>
      </w:r>
    </w:p>
    <w:p w:rsidR="003B481B" w:rsidRPr="001973DD" w:rsidRDefault="003B481B" w:rsidP="003B481B">
      <w:pPr>
        <w:bidi w:val="0"/>
      </w:pPr>
      <w:r w:rsidRPr="00B66CBC">
        <w:rPr>
          <w:b/>
          <w:bCs/>
        </w:rPr>
        <w:t>EVENT_TYPE</w:t>
      </w:r>
      <w:r w:rsidR="007605C6">
        <w:t xml:space="preserve"> - The type of the event (see 2.3.2.2).</w:t>
      </w:r>
    </w:p>
    <w:p w:rsidR="003B481B" w:rsidRPr="001973DD" w:rsidRDefault="003B481B" w:rsidP="00B602F6">
      <w:pPr>
        <w:bidi w:val="0"/>
      </w:pPr>
      <w:proofErr w:type="gramStart"/>
      <w:r w:rsidRPr="00B602F6">
        <w:rPr>
          <w:b/>
          <w:bCs/>
        </w:rPr>
        <w:lastRenderedPageBreak/>
        <w:t>GLOBAL_SOURCE</w:t>
      </w:r>
      <w:r w:rsidR="00B602F6">
        <w:t xml:space="preserve"> -</w:t>
      </w:r>
      <w:r w:rsidR="00304750">
        <w:t xml:space="preserve"> The </w:t>
      </w:r>
      <w:r w:rsidRPr="001973DD">
        <w:t xml:space="preserve">initiator source of the </w:t>
      </w:r>
      <w:r w:rsidR="00B602F6">
        <w:t>event (i.e</w:t>
      </w:r>
      <w:r w:rsidRPr="001973DD">
        <w:t>. the source of the Data Message).</w:t>
      </w:r>
      <w:proofErr w:type="gramEnd"/>
    </w:p>
    <w:p w:rsidR="003B481B" w:rsidRPr="001973DD" w:rsidRDefault="003B481B" w:rsidP="00304750">
      <w:pPr>
        <w:bidi w:val="0"/>
      </w:pPr>
      <w:r w:rsidRPr="00B602F6">
        <w:rPr>
          <w:b/>
          <w:bCs/>
        </w:rPr>
        <w:t>LOCAL_SOURCE</w:t>
      </w:r>
      <w:r w:rsidR="001973DD">
        <w:t xml:space="preserve"> - </w:t>
      </w:r>
      <w:r w:rsidRPr="001973DD">
        <w:t xml:space="preserve">The </w:t>
      </w:r>
      <w:r w:rsidR="00304750">
        <w:t>UUID</w:t>
      </w:r>
      <w:r w:rsidRPr="001973DD">
        <w:t xml:space="preserve"> of the station from which the message was received. </w:t>
      </w:r>
    </w:p>
    <w:p w:rsidR="003B481B" w:rsidRPr="001973DD" w:rsidRDefault="003B481B" w:rsidP="00380E37">
      <w:pPr>
        <w:bidi w:val="0"/>
      </w:pPr>
      <w:r w:rsidRPr="00380E37">
        <w:rPr>
          <w:b/>
          <w:bCs/>
        </w:rPr>
        <w:t>LOCAL_TARGET</w:t>
      </w:r>
      <w:r w:rsidR="001973DD">
        <w:t xml:space="preserve"> -</w:t>
      </w:r>
      <w:r w:rsidRPr="001973DD">
        <w:t xml:space="preserve"> The </w:t>
      </w:r>
      <w:r w:rsidR="00380E37">
        <w:t>UUID</w:t>
      </w:r>
      <w:r w:rsidR="00380E37" w:rsidRPr="001973DD">
        <w:t xml:space="preserve"> of the station </w:t>
      </w:r>
      <w:r w:rsidRPr="001973DD">
        <w:t>that received the message</w:t>
      </w:r>
      <w:r w:rsidR="00380E37">
        <w:t>.</w:t>
      </w:r>
    </w:p>
    <w:p w:rsidR="003B481B" w:rsidRPr="001973DD" w:rsidRDefault="003B481B" w:rsidP="003B481B">
      <w:pPr>
        <w:bidi w:val="0"/>
      </w:pPr>
      <w:proofErr w:type="gramStart"/>
      <w:r w:rsidRPr="00226345">
        <w:rPr>
          <w:b/>
          <w:bCs/>
        </w:rPr>
        <w:t>GLOBAL_TARGET</w:t>
      </w:r>
      <w:r w:rsidR="001973DD">
        <w:t xml:space="preserve"> -</w:t>
      </w:r>
      <w:r w:rsidR="00FA3ED7">
        <w:t xml:space="preserve"> The final recipient of the event (i.e. the target of the Data Message).</w:t>
      </w:r>
      <w:proofErr w:type="gramEnd"/>
    </w:p>
    <w:p w:rsidR="0000117C" w:rsidRDefault="003B481B" w:rsidP="003B481B">
      <w:pPr>
        <w:bidi w:val="0"/>
      </w:pPr>
      <w:r w:rsidRPr="00A85DA0">
        <w:rPr>
          <w:b/>
          <w:bCs/>
        </w:rPr>
        <w:t>X_COOR</w:t>
      </w:r>
      <w:r w:rsidR="00A85DA0">
        <w:t xml:space="preserve"> – The x coordinate of the station in the plane.</w:t>
      </w:r>
    </w:p>
    <w:p w:rsidR="003B481B" w:rsidRPr="001973DD" w:rsidRDefault="003B481B" w:rsidP="00A85DA0">
      <w:pPr>
        <w:bidi w:val="0"/>
      </w:pPr>
      <w:r w:rsidRPr="00A85DA0">
        <w:rPr>
          <w:b/>
          <w:bCs/>
        </w:rPr>
        <w:t>Y_COOR</w:t>
      </w:r>
      <w:r w:rsidR="001973DD">
        <w:t xml:space="preserve"> - </w:t>
      </w:r>
      <w:r w:rsidR="00A85DA0">
        <w:t>The y coordinate of the station in the plane.</w:t>
      </w:r>
    </w:p>
    <w:p w:rsidR="003B481B" w:rsidRDefault="003B481B" w:rsidP="003B481B">
      <w:pPr>
        <w:tabs>
          <w:tab w:val="left" w:pos="1860"/>
        </w:tabs>
        <w:bidi w:val="0"/>
      </w:pPr>
      <w:r w:rsidRPr="00D92F00">
        <w:rPr>
          <w:b/>
          <w:bCs/>
        </w:rPr>
        <w:t>RADIUS</w:t>
      </w:r>
      <w:r w:rsidR="001973DD">
        <w:t xml:space="preserve"> - </w:t>
      </w:r>
      <w:r w:rsidR="00930017" w:rsidRPr="001973DD">
        <w:t xml:space="preserve">The </w:t>
      </w:r>
      <w:r w:rsidR="00AB7056">
        <w:t>reception/</w:t>
      </w:r>
      <w:r w:rsidR="00930017" w:rsidRPr="001973DD">
        <w:t>transmission</w:t>
      </w:r>
      <w:r w:rsidRPr="001973DD">
        <w:t xml:space="preserve"> radius of</w:t>
      </w:r>
      <w:r w:rsidR="00930017" w:rsidRPr="001973DD">
        <w:t xml:space="preserve"> the station</w:t>
      </w:r>
      <w:r w:rsidR="00AB7056">
        <w:t>.</w:t>
      </w:r>
    </w:p>
    <w:p w:rsidR="001C6455" w:rsidRPr="001973DD" w:rsidRDefault="001C6455" w:rsidP="006162F7">
      <w:pPr>
        <w:tabs>
          <w:tab w:val="left" w:pos="1860"/>
        </w:tabs>
        <w:bidi w:val="0"/>
      </w:pPr>
      <w:r w:rsidRPr="001C6455">
        <w:rPr>
          <w:b/>
          <w:bCs/>
        </w:rPr>
        <w:t>LOST</w:t>
      </w:r>
      <w:r>
        <w:t xml:space="preserve"> </w:t>
      </w:r>
      <w:r w:rsidR="001D0BFC">
        <w:t>–</w:t>
      </w:r>
      <w:r>
        <w:t xml:space="preserve"> </w:t>
      </w:r>
      <w:r w:rsidR="001D0BFC">
        <w:t xml:space="preserve">A Boolean indicator </w:t>
      </w:r>
      <w:r w:rsidR="006162F7">
        <w:t xml:space="preserve">that states </w:t>
      </w:r>
      <w:r w:rsidR="001D0BFC">
        <w:t>if the</w:t>
      </w:r>
      <w:r w:rsidR="006162F7">
        <w:t xml:space="preserve"> event was lost (i.e. in message events)</w:t>
      </w:r>
      <w:r w:rsidR="00C0132E">
        <w:t>.</w:t>
      </w:r>
    </w:p>
    <w:p w:rsidR="003B481B" w:rsidRPr="001973DD" w:rsidRDefault="003B481B" w:rsidP="001973DD">
      <w:pPr>
        <w:bidi w:val="0"/>
      </w:pPr>
      <w:r w:rsidRPr="00CD42B4">
        <w:rPr>
          <w:b/>
          <w:bCs/>
        </w:rPr>
        <w:t>ERROR</w:t>
      </w:r>
      <w:r w:rsidR="001973DD">
        <w:t xml:space="preserve"> - </w:t>
      </w:r>
      <w:r w:rsidR="00930017" w:rsidRPr="001973DD">
        <w:t>Bool</w:t>
      </w:r>
      <w:r w:rsidR="00CD42B4">
        <w:t>ean flag stating if some error o</w:t>
      </w:r>
      <w:r w:rsidR="00930017" w:rsidRPr="001973DD">
        <w:t>cc</w:t>
      </w:r>
      <w:r w:rsidR="00CD42B4">
        <w:t>urr</w:t>
      </w:r>
      <w:r w:rsidR="00930017" w:rsidRPr="001973DD">
        <w:t>ed.</w:t>
      </w:r>
    </w:p>
    <w:p w:rsidR="00B10DEB" w:rsidRPr="001973DD" w:rsidRDefault="003B481B" w:rsidP="003B481B">
      <w:pPr>
        <w:bidi w:val="0"/>
      </w:pPr>
      <w:r w:rsidRPr="00CD42B4">
        <w:rPr>
          <w:b/>
          <w:bCs/>
        </w:rPr>
        <w:t>DETAILS</w:t>
      </w:r>
      <w:r w:rsidR="001973DD">
        <w:t xml:space="preserve"> -</w:t>
      </w:r>
      <w:r w:rsidR="00CD42B4">
        <w:t xml:space="preserve"> More details regarding this event.</w:t>
      </w:r>
    </w:p>
    <w:p w:rsidR="004F418C" w:rsidRDefault="002B1E48" w:rsidP="002B1E48">
      <w:pPr>
        <w:pStyle w:val="Heading4"/>
        <w:bidi w:val="0"/>
      </w:pPr>
      <w:r>
        <w:t xml:space="preserve">Event Types </w:t>
      </w:r>
    </w:p>
    <w:p w:rsidR="001D7ED6" w:rsidRDefault="001D7ED6" w:rsidP="002B1E48">
      <w:pPr>
        <w:bidi w:val="0"/>
      </w:pPr>
      <w:r>
        <w:t>The followings are the main types of events that can be logged into the database under the EVENT_TYPE column.</w:t>
      </w:r>
    </w:p>
    <w:p w:rsidR="001973DD" w:rsidRDefault="002B1E48" w:rsidP="001973DD">
      <w:pPr>
        <w:bidi w:val="0"/>
      </w:pPr>
      <w:r w:rsidRPr="00B80A3D">
        <w:rPr>
          <w:b/>
          <w:bCs/>
        </w:rPr>
        <w:t>DATA_SENT_EVENT</w:t>
      </w:r>
      <w:r w:rsidR="00293458">
        <w:t xml:space="preserve"> – P</w:t>
      </w:r>
      <w:r w:rsidR="001973DD">
        <w:t>rocess</w:t>
      </w:r>
      <w:r w:rsidR="00B80A3D">
        <w:t>ing</w:t>
      </w:r>
      <w:r w:rsidR="0071576B">
        <w:t xml:space="preserve"> the</w:t>
      </w:r>
      <w:r w:rsidR="001973DD">
        <w:t xml:space="preserve"> data message.</w:t>
      </w:r>
    </w:p>
    <w:p w:rsidR="002B1E48" w:rsidRPr="002B1E48" w:rsidRDefault="002B1E48" w:rsidP="001973DD">
      <w:pPr>
        <w:bidi w:val="0"/>
      </w:pPr>
      <w:r w:rsidRPr="0071576B">
        <w:rPr>
          <w:b/>
          <w:bCs/>
        </w:rPr>
        <w:t>BUSSY_MSG_IGNORED</w:t>
      </w:r>
      <w:r w:rsidR="001973DD">
        <w:t xml:space="preserve"> – The station is busy, thus ignored the received message.</w:t>
      </w:r>
    </w:p>
    <w:p w:rsidR="001973DD" w:rsidRDefault="002B1E48" w:rsidP="002B1E48">
      <w:pPr>
        <w:bidi w:val="0"/>
      </w:pPr>
      <w:r w:rsidRPr="0071576B">
        <w:rPr>
          <w:b/>
          <w:bCs/>
        </w:rPr>
        <w:t>DATA_SENT_FROM_SOURCE</w:t>
      </w:r>
      <w:r w:rsidR="001973DD">
        <w:t xml:space="preserve"> – Message was sent from the source.</w:t>
      </w:r>
    </w:p>
    <w:p w:rsidR="001973DD" w:rsidRDefault="002B1E48" w:rsidP="001973DD">
      <w:pPr>
        <w:bidi w:val="0"/>
      </w:pPr>
      <w:r w:rsidRPr="0071576B">
        <w:rPr>
          <w:b/>
          <w:bCs/>
        </w:rPr>
        <w:t>DATA_REACHED_2_TARGET</w:t>
      </w:r>
      <w:r w:rsidR="001973DD">
        <w:t xml:space="preserve"> – Message reached its destination.</w:t>
      </w:r>
    </w:p>
    <w:p w:rsidR="001973DD" w:rsidRDefault="002B1E48" w:rsidP="001973DD">
      <w:pPr>
        <w:bidi w:val="0"/>
      </w:pPr>
      <w:r w:rsidRPr="0071576B">
        <w:rPr>
          <w:b/>
          <w:bCs/>
        </w:rPr>
        <w:t>DATA_NOT_SENT_NO_ROUTE</w:t>
      </w:r>
      <w:r w:rsidR="001973DD">
        <w:t xml:space="preserve"> – Message was no</w:t>
      </w:r>
      <w:r w:rsidR="005C2E5E">
        <w:t>t sent because the source couldn't</w:t>
      </w:r>
      <w:r w:rsidR="001973DD">
        <w:t xml:space="preserve"> find </w:t>
      </w:r>
      <w:r w:rsidR="0071576B">
        <w:t xml:space="preserve">a </w:t>
      </w:r>
      <w:r w:rsidR="001973DD">
        <w:t>route</w:t>
      </w:r>
      <w:r w:rsidR="0071576B">
        <w:t>.</w:t>
      </w:r>
    </w:p>
    <w:p w:rsidR="001973DD" w:rsidRDefault="002B1E48" w:rsidP="001973DD">
      <w:pPr>
        <w:bidi w:val="0"/>
      </w:pPr>
      <w:r w:rsidRPr="002B5A50">
        <w:rPr>
          <w:b/>
          <w:bCs/>
        </w:rPr>
        <w:t>DATA_LOSS_NO_ROUTE</w:t>
      </w:r>
      <w:r w:rsidR="002B5A50">
        <w:t xml:space="preserve"> – Relay st</w:t>
      </w:r>
      <w:r w:rsidR="000E58FE">
        <w:t>ation</w:t>
      </w:r>
      <w:r w:rsidR="002B5A50">
        <w:t xml:space="preserve"> couldn't find a</w:t>
      </w:r>
      <w:r w:rsidR="001973DD">
        <w:t xml:space="preserve"> route,</w:t>
      </w:r>
      <w:r w:rsidR="002B5A50">
        <w:t xml:space="preserve"> thus the</w:t>
      </w:r>
      <w:r w:rsidR="001973DD">
        <w:t xml:space="preserve"> message was lost.</w:t>
      </w:r>
    </w:p>
    <w:p w:rsidR="002B1E48" w:rsidRPr="002B1E48" w:rsidRDefault="002B1E48" w:rsidP="001973DD">
      <w:pPr>
        <w:bidi w:val="0"/>
      </w:pPr>
      <w:r w:rsidRPr="00582E21">
        <w:rPr>
          <w:b/>
          <w:bCs/>
        </w:rPr>
        <w:t>DATA_IGNORED_AT_RELAY</w:t>
      </w:r>
      <w:r w:rsidR="001973DD">
        <w:t xml:space="preserve"> – Station received </w:t>
      </w:r>
      <w:r w:rsidR="00582E21">
        <w:t xml:space="preserve">a </w:t>
      </w:r>
      <w:r w:rsidR="001973DD">
        <w:t>message that was not addressed to her.</w:t>
      </w:r>
    </w:p>
    <w:p w:rsidR="001973DD" w:rsidRDefault="002B1E48" w:rsidP="001973DD">
      <w:pPr>
        <w:bidi w:val="0"/>
      </w:pPr>
      <w:r w:rsidRPr="004B6CBA">
        <w:rPr>
          <w:b/>
          <w:bCs/>
        </w:rPr>
        <w:t>DATA_SENT_FROM_RELAY</w:t>
      </w:r>
      <w:r w:rsidR="001973DD">
        <w:t xml:space="preserve"> – Relay station sent </w:t>
      </w:r>
      <w:r w:rsidR="004B6CBA">
        <w:t xml:space="preserve">the </w:t>
      </w:r>
      <w:r w:rsidR="001973DD">
        <w:t>message to the next station in the route.</w:t>
      </w:r>
    </w:p>
    <w:p w:rsidR="001973DD" w:rsidRDefault="002B1E48" w:rsidP="001973DD">
      <w:pPr>
        <w:bidi w:val="0"/>
      </w:pPr>
      <w:r w:rsidRPr="000A2E86">
        <w:rPr>
          <w:b/>
          <w:bCs/>
        </w:rPr>
        <w:t>DATA_REACHED_2_RELAY</w:t>
      </w:r>
      <w:r w:rsidR="001973DD">
        <w:t xml:space="preserve"> – Relay station on the route received data message.</w:t>
      </w:r>
    </w:p>
    <w:p w:rsidR="002B1E48" w:rsidRPr="002B1E48" w:rsidRDefault="002B1E48" w:rsidP="00C8411D">
      <w:pPr>
        <w:bidi w:val="0"/>
      </w:pPr>
      <w:r w:rsidRPr="00C8411D">
        <w:rPr>
          <w:b/>
          <w:bCs/>
        </w:rPr>
        <w:t>LOCAL_TARGET_NOT_PHYSIBLE</w:t>
      </w:r>
      <w:r w:rsidR="001973DD">
        <w:t xml:space="preserve"> – There was a </w:t>
      </w:r>
      <w:r w:rsidR="00C8411D">
        <w:t>message sent to a</w:t>
      </w:r>
      <w:r w:rsidR="001973DD">
        <w:t xml:space="preserve"> station that doesn’t exist</w:t>
      </w:r>
      <w:r w:rsidR="00C8411D">
        <w:t xml:space="preserve"> in its 1-hop neighborhood </w:t>
      </w:r>
      <w:r w:rsidR="001973DD">
        <w:t>(</w:t>
      </w:r>
      <w:r w:rsidR="00C8411D">
        <w:t>the station didn’t learn</w:t>
      </w:r>
      <w:r w:rsidR="001973DD">
        <w:t xml:space="preserve"> yet that the station is no longer there).</w:t>
      </w:r>
    </w:p>
    <w:p w:rsidR="002B1E48" w:rsidRPr="002B1E48" w:rsidRDefault="002B1E48" w:rsidP="001973DD">
      <w:pPr>
        <w:bidi w:val="0"/>
      </w:pPr>
      <w:r w:rsidRPr="003C5254">
        <w:rPr>
          <w:b/>
          <w:bCs/>
        </w:rPr>
        <w:t>TTL_LIMIT_REACHED</w:t>
      </w:r>
      <w:r w:rsidR="001973DD">
        <w:t xml:space="preserve"> – TTL of the data message is</w:t>
      </w:r>
      <w:r w:rsidR="003C5254">
        <w:t xml:space="preserve"> over (the message is dropped).</w:t>
      </w:r>
    </w:p>
    <w:p w:rsidR="004F418C" w:rsidRDefault="004F418C" w:rsidP="004F418C">
      <w:pPr>
        <w:bidi w:val="0"/>
        <w:jc w:val="left"/>
      </w:pPr>
    </w:p>
    <w:p w:rsidR="004F418C" w:rsidRDefault="004F418C" w:rsidP="004F418C">
      <w:pPr>
        <w:bidi w:val="0"/>
        <w:jc w:val="left"/>
      </w:pPr>
    </w:p>
    <w:p w:rsidR="00624E8A" w:rsidRDefault="00DD68DB" w:rsidP="00624E8A">
      <w:pPr>
        <w:pStyle w:val="Heading1"/>
        <w:bidi w:val="0"/>
      </w:pPr>
      <w:r>
        <w:br w:type="page"/>
      </w:r>
      <w:r w:rsidR="00EA0C36">
        <w:lastRenderedPageBreak/>
        <w:t>Topology</w:t>
      </w:r>
      <w:r w:rsidR="00624E8A">
        <w:t xml:space="preserve"> Layout</w:t>
      </w:r>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nodes that move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only few nodes in order to reach stations in other clusters (“bottle-neck” stations).</w:t>
      </w:r>
    </w:p>
    <w:p w:rsidR="004F418C" w:rsidRDefault="004F418C" w:rsidP="004F418C">
      <w:pPr>
        <w:bidi w:val="0"/>
        <w:ind w:firstLine="432"/>
      </w:pPr>
    </w:p>
    <w:p w:rsidR="004F418C" w:rsidRDefault="008E0F44" w:rsidP="004F418C">
      <w:pPr>
        <w:bidi w:val="0"/>
        <w:ind w:firstLine="432"/>
        <w:jc w:val="center"/>
      </w:pPr>
      <w:r>
        <w:rPr>
          <w:noProof/>
        </w:rPr>
        <w:pict>
          <v:shapetype id="_x0000_t202" coordsize="21600,21600" o:spt="202" path="m,l,21600r21600,l21600,xe">
            <v:stroke joinstyle="miter"/>
            <v:path gradientshapeok="t" o:connecttype="rect"/>
          </v:shapetype>
          <v:shape id="_x0000_s1030" type="#_x0000_t202" style="position:absolute;left:0;text-align:left;margin-left:131.35pt;margin-top:204.5pt;width:155.25pt;height:23.5pt;z-index:251668480" stroked="f">
            <v:textbox style="mso-next-textbox:#_x0000_s1030;mso-fit-shape-to-text:t" inset="0,0,0,0">
              <w:txbxContent>
                <w:p w:rsidR="002230CA" w:rsidRPr="00D848B8" w:rsidRDefault="002230CA" w:rsidP="00EF0A2B">
                  <w:pPr>
                    <w:pStyle w:val="Caption"/>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r w:rsidR="004F418C">
        <w:rPr>
          <w:noProof/>
        </w:rPr>
        <w:drawing>
          <wp:inline distT="0" distB="0" distL="0" distR="0">
            <wp:extent cx="3133725" cy="2578381"/>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133725" cy="2578381"/>
                    </a:xfrm>
                    <a:prstGeom prst="rect">
                      <a:avLst/>
                    </a:prstGeom>
                    <a:noFill/>
                    <a:ln w="9525">
                      <a:noFill/>
                      <a:miter lim="800000"/>
                      <a:headEnd/>
                      <a:tailEnd/>
                    </a:ln>
                  </pic:spPr>
                </pic:pic>
              </a:graphicData>
            </a:graphic>
          </wp:inline>
        </w:drawing>
      </w:r>
    </w:p>
    <w:p w:rsidR="00D47430" w:rsidRDefault="00D47430" w:rsidP="00D47430">
      <w:pPr>
        <w:bidi w:val="0"/>
        <w:ind w:firstLine="432"/>
      </w:pPr>
    </w:p>
    <w:p w:rsidR="004F418C" w:rsidRDefault="004F418C" w:rsidP="004F418C">
      <w:pPr>
        <w:bidi w:val="0"/>
        <w:ind w:firstLine="432"/>
      </w:pPr>
    </w:p>
    <w:p w:rsidR="008D6C9F" w:rsidRDefault="004F418C" w:rsidP="004F418C">
      <w:pPr>
        <w:keepNext/>
        <w:bidi w:val="0"/>
        <w:ind w:firstLine="432"/>
        <w:jc w:val="center"/>
      </w:pPr>
      <w:r>
        <w:rPr>
          <w:b/>
          <w:bCs/>
          <w:noProof/>
        </w:rPr>
        <w:drawing>
          <wp:inline distT="0" distB="0" distL="0" distR="0">
            <wp:extent cx="3019425" cy="2495699"/>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023405" cy="2498989"/>
                    </a:xfrm>
                    <a:prstGeom prst="rect">
                      <a:avLst/>
                    </a:prstGeom>
                    <a:noFill/>
                    <a:ln w="9525">
                      <a:noFill/>
                      <a:miter lim="800000"/>
                      <a:headEnd/>
                      <a:tailEnd/>
                    </a:ln>
                  </pic:spPr>
                </pic:pic>
              </a:graphicData>
            </a:graphic>
          </wp:inline>
        </w:drawing>
      </w:r>
    </w:p>
    <w:p w:rsidR="008D6C9F" w:rsidRDefault="008E0F44" w:rsidP="008D6C9F">
      <w:pPr>
        <w:bidi w:val="0"/>
      </w:pPr>
      <w:r>
        <w:rPr>
          <w:noProof/>
        </w:rPr>
        <w:pict>
          <v:shape id="_x0000_s1031" type="#_x0000_t202" style="position:absolute;left:0;text-align:left;margin-left:144.75pt;margin-top:4.65pt;width:155.25pt;height:23.5pt;z-index:251669504" stroked="f">
            <v:textbox style="mso-next-textbox:#_x0000_s1031;mso-fit-shape-to-text:t" inset="0,0,0,0">
              <w:txbxContent>
                <w:p w:rsidR="002230CA" w:rsidRPr="009431D1" w:rsidRDefault="002230CA" w:rsidP="00EA0C36">
                  <w:pPr>
                    <w:pStyle w:val="Caption"/>
                    <w:bidi w:val="0"/>
                    <w:jc w:val="center"/>
                    <w:rPr>
                      <w:sz w:val="24"/>
                      <w:szCs w:val="24"/>
                    </w:rPr>
                  </w:pPr>
                  <w:r>
                    <w:t>Figure</w:t>
                  </w:r>
                  <w:r>
                    <w:rPr>
                      <w:rtl/>
                    </w:rPr>
                    <w:t xml:space="preserve"> </w:t>
                  </w:r>
                  <w:r>
                    <w:t xml:space="preserve">3-2: </w:t>
                  </w:r>
                  <w:r w:rsidR="00EA0C36">
                    <w:rPr>
                      <w:noProof/>
                    </w:rPr>
                    <w:t>Cluster</w:t>
                  </w:r>
                  <w:r w:rsidRPr="009431D1">
                    <w:rPr>
                      <w:noProof/>
                    </w:rPr>
                    <w:t xml:space="preserve"> Distribition</w:t>
                  </w:r>
                </w:p>
              </w:txbxContent>
            </v:textbox>
          </v:shape>
        </w:pict>
      </w:r>
    </w:p>
    <w:p w:rsidR="00D47430" w:rsidRPr="00DD1883" w:rsidRDefault="00D47430" w:rsidP="00D47430">
      <w:pPr>
        <w:bidi w:val="0"/>
        <w:rPr>
          <w:b/>
          <w:bCs/>
        </w:rPr>
      </w:pPr>
    </w:p>
    <w:p w:rsidR="001B2395" w:rsidRDefault="00EA0C36" w:rsidP="00702473">
      <w:pPr>
        <w:pStyle w:val="Heading1"/>
        <w:bidi w:val="0"/>
        <w:jc w:val="left"/>
      </w:pPr>
      <w:r>
        <w:lastRenderedPageBreak/>
        <w:t>Implementation</w:t>
      </w:r>
    </w:p>
    <w:p w:rsidR="0074464F" w:rsidRDefault="0074464F" w:rsidP="0074464F">
      <w:pPr>
        <w:pStyle w:val="Heading2"/>
        <w:bidi w:val="0"/>
      </w:pPr>
      <w:r>
        <w:t>Class Diagram</w:t>
      </w:r>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16"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Heading2"/>
        <w:bidi w:val="0"/>
      </w:pPr>
      <w:r>
        <w:t>GUI</w:t>
      </w:r>
      <w:r w:rsidR="00AE720F">
        <w:t xml:space="preserve"> </w:t>
      </w:r>
      <w:r w:rsidR="00E8633C">
        <w:t>[</w:t>
      </w:r>
      <w:proofErr w:type="spellStart"/>
      <w:proofErr w:type="gramStart"/>
      <w:r w:rsidR="00E8633C">
        <w:t>Asi</w:t>
      </w:r>
      <w:proofErr w:type="spellEnd"/>
      <w:proofErr w:type="gramEnd"/>
      <w:r w:rsidR="00E8633C">
        <w:t>]</w:t>
      </w:r>
    </w:p>
    <w:p w:rsidR="0074464F" w:rsidRDefault="0074464F" w:rsidP="00AE720F">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al presentation of the nodes and</w:t>
      </w:r>
      <w:r w:rsidR="008C11D0">
        <w:t xml:space="preserve"> the transmission </w:t>
      </w:r>
      <w:r w:rsidR="00AE720F">
        <w:t>of data messages.</w:t>
      </w:r>
    </w:p>
    <w:p w:rsidR="008C11D0" w:rsidRDefault="008C11D0" w:rsidP="008C11D0">
      <w:pPr>
        <w:pStyle w:val="Heading3"/>
        <w:bidi w:val="0"/>
      </w:pPr>
      <w:r>
        <w:t>Input Parameters</w:t>
      </w:r>
    </w:p>
    <w:p w:rsidR="008C11D0" w:rsidRDefault="008C11D0" w:rsidP="008C11D0">
      <w:pPr>
        <w:pStyle w:val="Heading4"/>
        <w:bidi w:val="0"/>
      </w:pPr>
      <w:r>
        <w:t>Simulation parameters</w:t>
      </w:r>
    </w:p>
    <w:p w:rsidR="008C11D0" w:rsidRDefault="008C11D0" w:rsidP="008C11D0">
      <w:pPr>
        <w:numPr>
          <w:ilvl w:val="0"/>
          <w:numId w:val="44"/>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D65F05">
      <w:pPr>
        <w:numPr>
          <w:ilvl w:val="0"/>
          <w:numId w:val="44"/>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D65F05">
      <w:pPr>
        <w:numPr>
          <w:ilvl w:val="0"/>
          <w:numId w:val="44"/>
        </w:numPr>
        <w:bidi w:val="0"/>
        <w:rPr>
          <w:u w:val="single"/>
        </w:rPr>
      </w:pPr>
      <w:r w:rsidRPr="00D65F05">
        <w:rPr>
          <w:u w:val="single"/>
        </w:rPr>
        <w:t>Reception radius</w:t>
      </w:r>
      <w:r>
        <w:t xml:space="preserve"> – Represents the radius of reception of each station.</w:t>
      </w:r>
    </w:p>
    <w:p w:rsidR="00D65F05" w:rsidRDefault="00D65F05" w:rsidP="00D65F05">
      <w:pPr>
        <w:numPr>
          <w:ilvl w:val="0"/>
          <w:numId w:val="44"/>
        </w:numPr>
        <w:bidi w:val="0"/>
        <w:rPr>
          <w:u w:val="single"/>
        </w:rPr>
      </w:pPr>
      <w:r>
        <w:rPr>
          <w:u w:val="single"/>
        </w:rPr>
        <w:t xml:space="preserve">Topology </w:t>
      </w:r>
      <w:proofErr w:type="spellStart"/>
      <w:r>
        <w:rPr>
          <w:u w:val="single"/>
        </w:rPr>
        <w:t>poissonic</w:t>
      </w:r>
      <w:proofErr w:type="spellEnd"/>
      <w:r>
        <w:rPr>
          <w:u w:val="single"/>
        </w:rPr>
        <w:t xml:space="preserve"> rate</w:t>
      </w:r>
      <w:r>
        <w:t xml:space="preserve"> – The expected number of topology events that can occur in a single time unit.</w:t>
      </w:r>
    </w:p>
    <w:p w:rsidR="00D65F05" w:rsidRDefault="00D65F05" w:rsidP="00D65F05">
      <w:pPr>
        <w:numPr>
          <w:ilvl w:val="0"/>
          <w:numId w:val="44"/>
        </w:numPr>
        <w:bidi w:val="0"/>
        <w:rPr>
          <w:u w:val="single"/>
        </w:rPr>
      </w:pPr>
      <w:r>
        <w:rPr>
          <w:u w:val="single"/>
        </w:rPr>
        <w:t xml:space="preserve">Data events </w:t>
      </w:r>
      <w:proofErr w:type="spellStart"/>
      <w:r>
        <w:rPr>
          <w:u w:val="single"/>
        </w:rPr>
        <w:t>poissonic</w:t>
      </w:r>
      <w:proofErr w:type="spellEnd"/>
      <w:r>
        <w:rPr>
          <w:u w:val="single"/>
        </w:rPr>
        <w:t xml:space="preserve"> rate</w:t>
      </w:r>
      <w:r>
        <w:t xml:space="preserve"> - The expected number of data messages events that can occur in a single time unit.</w:t>
      </w:r>
    </w:p>
    <w:p w:rsidR="00D300A4" w:rsidRPr="00D300A4" w:rsidRDefault="00974447" w:rsidP="00974447">
      <w:pPr>
        <w:numPr>
          <w:ilvl w:val="0"/>
          <w:numId w:val="44"/>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w:t>
      </w:r>
      <w:r w:rsidR="0019742F">
        <w:lastRenderedPageBreak/>
        <w:t>for this parameter are SLOW, NORMAL, FAST, REAL TIME – the "REAL TIME" value displays the current simulation state while the others may have a certain delay in the graphic presentation.</w:t>
      </w:r>
    </w:p>
    <w:p w:rsidR="00D300A4" w:rsidRPr="00D300A4" w:rsidRDefault="00D300A4" w:rsidP="00D300A4">
      <w:pPr>
        <w:numPr>
          <w:ilvl w:val="0"/>
          <w:numId w:val="44"/>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Heading4"/>
        <w:bidi w:val="0"/>
        <w:rPr>
          <w:u w:val="single"/>
        </w:rPr>
      </w:pPr>
      <w:r>
        <w:t>Layout parameters</w:t>
      </w:r>
    </w:p>
    <w:p w:rsidR="00D300A4" w:rsidRPr="00EF1383" w:rsidRDefault="00D300A4" w:rsidP="00D300A4">
      <w:pPr>
        <w:numPr>
          <w:ilvl w:val="0"/>
          <w:numId w:val="45"/>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EC24B3" w:rsidRDefault="00EF1383" w:rsidP="00EF1383">
      <w:pPr>
        <w:numPr>
          <w:ilvl w:val="0"/>
          <w:numId w:val="45"/>
        </w:numPr>
        <w:bidi w:val="0"/>
        <w:rPr>
          <w:u w:val="single"/>
        </w:rPr>
      </w:pPr>
      <w:r>
        <w:rPr>
          <w:u w:val="single"/>
        </w:rPr>
        <w:t>Stations mode</w:t>
      </w:r>
      <w:r>
        <w:t xml:space="preserve"> – Set the nature of the stations, STATIC value means that all the stations are created in the beginning of the simulations and they don’t change their position, DYNAMIC value means that topology events can occur which can cause new stations to appear, existing stations can be destroyed and existing stations can change their position.</w:t>
      </w:r>
    </w:p>
    <w:p w:rsidR="0067412C" w:rsidRPr="0067412C" w:rsidRDefault="00EC24B3" w:rsidP="00EC24B3">
      <w:pPr>
        <w:numPr>
          <w:ilvl w:val="0"/>
          <w:numId w:val="45"/>
        </w:numPr>
        <w:bidi w:val="0"/>
        <w:rPr>
          <w:u w:val="single"/>
        </w:rPr>
      </w:pPr>
      <w:r w:rsidRPr="00EC24B3">
        <w:rPr>
          <w:u w:val="single"/>
        </w:rPr>
        <w:t>Layout mode</w:t>
      </w:r>
      <w:r>
        <w:t xml:space="preserve"> </w:t>
      </w:r>
      <w:r w:rsidR="0067412C">
        <w:t>–</w:t>
      </w:r>
      <w:r>
        <w:t xml:space="preserve"> </w:t>
      </w:r>
      <w:r w:rsidR="0067412C">
        <w:t xml:space="preserve">Set the topology layout of the stations, the values are UNIFORM and CLUSTER, </w:t>
      </w:r>
      <w:proofErr w:type="gramStart"/>
      <w:r w:rsidR="0067412C">
        <w:t>CLUSTER</w:t>
      </w:r>
      <w:proofErr w:type="gramEnd"/>
      <w:r w:rsidR="0067412C">
        <w:t xml:space="preserve"> means that the stations are organized in groups.</w:t>
      </w:r>
    </w:p>
    <w:p w:rsidR="00EC24B3" w:rsidRDefault="0067412C" w:rsidP="0067412C">
      <w:pPr>
        <w:numPr>
          <w:ilvl w:val="0"/>
          <w:numId w:val="45"/>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3023EB">
      <w:pPr>
        <w:numPr>
          <w:ilvl w:val="0"/>
          <w:numId w:val="45"/>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Heading4"/>
        <w:bidi w:val="0"/>
      </w:pPr>
      <w:r>
        <w:t>Protocol parameters</w:t>
      </w:r>
    </w:p>
    <w:p w:rsidR="008C11D0" w:rsidRPr="00F830BB" w:rsidRDefault="00F830BB" w:rsidP="00F830BB">
      <w:pPr>
        <w:numPr>
          <w:ilvl w:val="0"/>
          <w:numId w:val="47"/>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F830BB">
      <w:pPr>
        <w:numPr>
          <w:ilvl w:val="0"/>
          <w:numId w:val="47"/>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114332">
      <w:pPr>
        <w:numPr>
          <w:ilvl w:val="0"/>
          <w:numId w:val="47"/>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F830BB">
      <w:pPr>
        <w:numPr>
          <w:ilvl w:val="0"/>
          <w:numId w:val="47"/>
        </w:numPr>
        <w:bidi w:val="0"/>
        <w:jc w:val="left"/>
        <w:rPr>
          <w:u w:val="single"/>
        </w:rPr>
      </w:pPr>
      <w:r>
        <w:rPr>
          <w:u w:val="single"/>
        </w:rPr>
        <w:t>Transmission time</w:t>
      </w:r>
      <w:r>
        <w:t xml:space="preserve"> – The amount of unit time it takes for a transmission of a packet.</w:t>
      </w:r>
    </w:p>
    <w:p w:rsidR="00A20A3D" w:rsidRPr="00A20A3D" w:rsidRDefault="00A20A3D" w:rsidP="00A20A3D">
      <w:pPr>
        <w:numPr>
          <w:ilvl w:val="0"/>
          <w:numId w:val="47"/>
        </w:numPr>
        <w:bidi w:val="0"/>
        <w:jc w:val="left"/>
        <w:rPr>
          <w:u w:val="single"/>
        </w:rPr>
      </w:pPr>
      <w:r>
        <w:rPr>
          <w:u w:val="single"/>
        </w:rPr>
        <w:t>Protocol mode</w:t>
      </w:r>
      <w:r>
        <w:t xml:space="preserve"> – The mode in which control packets are being transferred, NORMAL mean through all 1-hop neighbors, ALL MPRs mean through all the MPRs of a station.</w:t>
      </w:r>
    </w:p>
    <w:p w:rsidR="00A20A3D" w:rsidRPr="00A20A3D" w:rsidRDefault="00A20A3D" w:rsidP="00A20A3D">
      <w:pPr>
        <w:numPr>
          <w:ilvl w:val="0"/>
          <w:numId w:val="47"/>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Heading3"/>
        <w:bidi w:val="0"/>
      </w:pPr>
      <w:r>
        <w:t>World Topology</w:t>
      </w:r>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 xml:space="preserve">a line that </w:t>
      </w:r>
      <w:r w:rsidR="00473DF6">
        <w:lastRenderedPageBreak/>
        <w:t>connects the two participating stations and is visible for a period of "Transmission time" as specified by the user.</w:t>
      </w:r>
    </w:p>
    <w:p w:rsidR="00473DF6" w:rsidRPr="00A20A3D" w:rsidRDefault="00473DF6" w:rsidP="00473DF6">
      <w:pPr>
        <w:bidi w:val="0"/>
        <w:ind w:firstLine="432"/>
      </w:pPr>
    </w:p>
    <w:p w:rsidR="00EA0C36" w:rsidRDefault="0074464F" w:rsidP="00EA0C36">
      <w:pPr>
        <w:pStyle w:val="Heading2"/>
        <w:bidi w:val="0"/>
      </w:pPr>
      <w:bookmarkStart w:id="58" w:name="_Log"/>
      <w:bookmarkStart w:id="59" w:name="_Ref254899521"/>
      <w:bookmarkEnd w:id="58"/>
      <w:r>
        <w:t>Log</w:t>
      </w:r>
      <w:bookmarkEnd w:id="59"/>
    </w:p>
    <w:p w:rsidR="0074464F" w:rsidRDefault="0074464F" w:rsidP="0074464F">
      <w:pPr>
        <w:bidi w:val="0"/>
        <w:ind w:firstLine="426"/>
        <w:jc w:val="left"/>
      </w:pPr>
      <w:r>
        <w:t xml:space="preserve">This module is responsible for all the data handling of the system. It acts as a hub for different components to log their data in. </w:t>
      </w:r>
    </w:p>
    <w:p w:rsidR="0074464F" w:rsidRDefault="0074464F" w:rsidP="0074464F">
      <w:pPr>
        <w:bidi w:val="0"/>
        <w:ind w:firstLine="426"/>
        <w:jc w:val="left"/>
      </w:pPr>
      <w:r>
        <w:t xml:space="preserve">Since data from all parts of the system concentrate here, the </w:t>
      </w:r>
      <w:r>
        <w:rPr>
          <w:i/>
          <w:iCs/>
        </w:rPr>
        <w:t>Log</w:t>
      </w:r>
      <w:r>
        <w:t xml:space="preserve"> is the idle place to process the data and produce more meaningful numbers, like the different throughput calculations, and data messages failure rate.</w:t>
      </w:r>
    </w:p>
    <w:p w:rsidR="0074464F" w:rsidRDefault="0074464F" w:rsidP="0074464F">
      <w:pPr>
        <w:bidi w:val="0"/>
        <w:ind w:firstLine="426"/>
        <w:jc w:val="left"/>
      </w:pPr>
      <w:r>
        <w:t xml:space="preserve">Beside the regular data reports the </w:t>
      </w:r>
      <w:r>
        <w:rPr>
          <w:i/>
          <w:iCs/>
        </w:rPr>
        <w:t>L</w:t>
      </w:r>
      <w:r w:rsidRPr="00AE43EE">
        <w:rPr>
          <w:i/>
          <w:iCs/>
        </w:rPr>
        <w:t>og</w:t>
      </w:r>
      <w:r>
        <w:t xml:space="preserve"> will also hold Error reports, that contain information about system health, and also reports about data messages that have failed to reach their destination (points to protocol failure). </w:t>
      </w:r>
    </w:p>
    <w:p w:rsidR="0074464F" w:rsidRDefault="0074464F" w:rsidP="0074464F">
      <w:pPr>
        <w:bidi w:val="0"/>
        <w:ind w:firstLine="426"/>
        <w:jc w:val="left"/>
      </w:pPr>
      <w:r>
        <w:t xml:space="preserve">The main type of data the </w:t>
      </w:r>
      <w:r>
        <w:rPr>
          <w:i/>
          <w:iCs/>
        </w:rPr>
        <w:t>Log</w:t>
      </w:r>
      <w:r>
        <w:t xml:space="preserve"> will collect is information about different messages that will spark from the different </w:t>
      </w:r>
      <w:r w:rsidRPr="004C1314">
        <w:rPr>
          <w:i/>
          <w:iCs/>
        </w:rPr>
        <w:t>OLSRv2</w:t>
      </w:r>
      <w:r>
        <w:rPr>
          <w:i/>
          <w:iCs/>
        </w:rPr>
        <w:t xml:space="preserve"> Layers</w:t>
      </w:r>
      <w:r>
        <w:t xml:space="preserve"> (Nodes). Each control message (</w:t>
      </w:r>
      <w:r>
        <w:rPr>
          <w:i/>
          <w:iCs/>
        </w:rPr>
        <w:t xml:space="preserve">"Hello" </w:t>
      </w:r>
      <w:r>
        <w:t xml:space="preserve">or </w:t>
      </w:r>
      <w:r>
        <w:rPr>
          <w:i/>
          <w:iCs/>
        </w:rPr>
        <w:t>"TC"</w:t>
      </w:r>
      <w:r>
        <w:t xml:space="preserve"> message) as well as each data message that is being sent (passed to the </w:t>
      </w:r>
      <w:r>
        <w:rPr>
          <w:i/>
          <w:iCs/>
        </w:rPr>
        <w:t>Tasks Queue</w:t>
      </w:r>
      <w:r>
        <w:t>) will be logged for later processing.</w:t>
      </w:r>
    </w:p>
    <w:p w:rsidR="0074464F" w:rsidRDefault="0074464F" w:rsidP="0074464F">
      <w:pPr>
        <w:pStyle w:val="Heading2"/>
        <w:bidi w:val="0"/>
      </w:pPr>
      <w:r>
        <w:t>Event Generator</w:t>
      </w:r>
    </w:p>
    <w:p w:rsidR="0074464F" w:rsidRPr="00BE42BE" w:rsidRDefault="0074464F" w:rsidP="0074464F">
      <w:pPr>
        <w:bidi w:val="0"/>
        <w:ind w:firstLine="450"/>
        <w:jc w:val="left"/>
      </w:pPr>
      <w:r>
        <w:t xml:space="preserve">The </w:t>
      </w:r>
      <w:r>
        <w:rPr>
          <w:i/>
          <w:iCs/>
        </w:rPr>
        <w:t xml:space="preserve">Event Generator </w:t>
      </w:r>
      <w:r>
        <w:t>is responsible for the creation of two types of events:</w:t>
      </w:r>
    </w:p>
    <w:p w:rsidR="0074464F" w:rsidRDefault="0074464F" w:rsidP="0074464F">
      <w:pPr>
        <w:numPr>
          <w:ilvl w:val="0"/>
          <w:numId w:val="37"/>
        </w:numPr>
        <w:bidi w:val="0"/>
        <w:jc w:val="left"/>
      </w:pPr>
      <w:r>
        <w:rPr>
          <w:i/>
          <w:iCs/>
        </w:rPr>
        <w:t xml:space="preserve">Topology events </w:t>
      </w:r>
      <w:r>
        <w:t xml:space="preserve">– Creation/Migration/Destruction of stations. </w:t>
      </w:r>
    </w:p>
    <w:p w:rsidR="0074464F" w:rsidRDefault="0074464F" w:rsidP="0074464F">
      <w:pPr>
        <w:numPr>
          <w:ilvl w:val="0"/>
          <w:numId w:val="37"/>
        </w:numPr>
        <w:bidi w:val="0"/>
        <w:jc w:val="left"/>
      </w:pPr>
      <w:r>
        <w:rPr>
          <w:i/>
          <w:iCs/>
        </w:rPr>
        <w:t>Data messages</w:t>
      </w:r>
      <w:r>
        <w:t xml:space="preserve"> – These events simulate data, that’s being received by the OLSR Layer at a certain node, and is designated to another node in the network. </w:t>
      </w:r>
    </w:p>
    <w:p w:rsidR="0074464F" w:rsidRDefault="0074464F" w:rsidP="0074464F">
      <w:pPr>
        <w:bidi w:val="0"/>
        <w:ind w:firstLine="450"/>
        <w:jc w:val="left"/>
      </w:pPr>
      <w:r>
        <w:t>In order to safely create these events, the Event Generator needs to hold a set of the nodes labels and coordination.  It will query the set prior to any event generated in order to maintain consistency.</w:t>
      </w:r>
    </w:p>
    <w:p w:rsidR="0074464F" w:rsidRDefault="0074464F" w:rsidP="0074464F">
      <w:pPr>
        <w:bidi w:val="0"/>
        <w:ind w:firstLine="450"/>
        <w:jc w:val="left"/>
        <w:rPr>
          <w:ins w:id="60" w:author="Asi" w:date="2009-10-29T21:51:00Z"/>
        </w:rPr>
      </w:pPr>
      <w:r>
        <w:t xml:space="preserve">For example, upon creating a new station the </w:t>
      </w:r>
      <w:r>
        <w:rPr>
          <w:i/>
          <w:iCs/>
        </w:rPr>
        <w:t xml:space="preserve">Event </w:t>
      </w:r>
      <w:r w:rsidRPr="00DB13A4">
        <w:rPr>
          <w:i/>
          <w:iCs/>
        </w:rPr>
        <w:t>Generator</w:t>
      </w:r>
      <w:r>
        <w:t xml:space="preserve"> should </w:t>
      </w:r>
      <w:r w:rsidRPr="00DB13A4">
        <w:t>check</w:t>
      </w:r>
      <w:r>
        <w:t xml:space="preserve"> that a station does not already exists, with the same parameters (id, location). Another example is when creating </w:t>
      </w:r>
      <w:r>
        <w:rPr>
          <w:i/>
          <w:iCs/>
        </w:rPr>
        <w:t>Data event</w:t>
      </w:r>
      <w:r>
        <w:t xml:space="preserve">, the </w:t>
      </w:r>
      <w:r>
        <w:rPr>
          <w:i/>
          <w:iCs/>
        </w:rPr>
        <w:t xml:space="preserve">Event Generator </w:t>
      </w:r>
      <w:r>
        <w:t xml:space="preserve">should check if the source or target stations exists. </w:t>
      </w:r>
    </w:p>
    <w:p w:rsidR="0074464F" w:rsidRPr="00BE42BE" w:rsidRDefault="0074464F" w:rsidP="0074464F">
      <w:pPr>
        <w:bidi w:val="0"/>
        <w:ind w:firstLine="450"/>
        <w:jc w:val="left"/>
      </w:pPr>
      <w:r>
        <w:t xml:space="preserve">For more information about the specific algorithms that are used to handle these events, see section </w:t>
      </w:r>
      <w:r w:rsidR="008E0F44">
        <w:fldChar w:fldCharType="begin"/>
      </w:r>
      <w:r>
        <w:instrText xml:space="preserve"> REF _Ref244432716 \r \h </w:instrText>
      </w:r>
      <w:r w:rsidR="008E0F44">
        <w:fldChar w:fldCharType="separate"/>
      </w:r>
      <w:r>
        <w:rPr>
          <w:cs/>
        </w:rPr>
        <w:t>‎</w:t>
      </w:r>
      <w:r>
        <w:t>5.1</w:t>
      </w:r>
      <w:r w:rsidR="008E0F44">
        <w:fldChar w:fldCharType="end"/>
      </w:r>
      <w:r>
        <w:t>.</w:t>
      </w:r>
    </w:p>
    <w:p w:rsidR="0074464F" w:rsidRPr="0074464F" w:rsidRDefault="0074464F" w:rsidP="0074464F">
      <w:pPr>
        <w:bidi w:val="0"/>
      </w:pPr>
    </w:p>
    <w:p w:rsidR="00407B28" w:rsidRDefault="00407B28" w:rsidP="00407B28">
      <w:pPr>
        <w:pStyle w:val="Heading2"/>
        <w:bidi w:val="0"/>
      </w:pPr>
      <w:r>
        <w:t>Dispatcher</w:t>
      </w:r>
    </w:p>
    <w:p w:rsidR="0074464F" w:rsidRDefault="0074464F" w:rsidP="0074464F">
      <w:pPr>
        <w:bidi w:val="0"/>
        <w:ind w:firstLine="450"/>
        <w:jc w:val="left"/>
      </w:pPr>
      <w:r>
        <w:t xml:space="preserve">The </w:t>
      </w:r>
      <w:r>
        <w:rPr>
          <w:i/>
          <w:iCs/>
        </w:rPr>
        <w:t>Dispatcher</w:t>
      </w:r>
      <w:r>
        <w:t xml:space="preserve">’s name basically reveals its role. It’s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74464F">
      <w:pPr>
        <w:pStyle w:val="ListParagraph"/>
        <w:numPr>
          <w:ilvl w:val="0"/>
          <w:numId w:val="38"/>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74464F">
      <w:pPr>
        <w:pStyle w:val="ListParagraph"/>
        <w:numPr>
          <w:ilvl w:val="0"/>
          <w:numId w:val="38"/>
        </w:numPr>
      </w:pPr>
      <w:r>
        <w:rPr>
          <w:i/>
          <w:iCs/>
        </w:rPr>
        <w:t xml:space="preserve">Data messages </w:t>
      </w:r>
      <w:r>
        <w:t xml:space="preserve">– are passed to the </w:t>
      </w:r>
      <w:r w:rsidRPr="004C1314">
        <w:rPr>
          <w:i/>
          <w:iCs/>
        </w:rPr>
        <w:t>OLSRv2</w:t>
      </w:r>
      <w:r>
        <w:rPr>
          <w:i/>
          <w:iCs/>
        </w:rPr>
        <w:t xml:space="preserve"> Layers</w:t>
      </w:r>
      <w:r>
        <w:t xml:space="preserve"> which identifies as the source nodes of the messages. </w:t>
      </w:r>
    </w:p>
    <w:p w:rsidR="0074464F" w:rsidRDefault="0074464F" w:rsidP="0074464F">
      <w:pPr>
        <w:pStyle w:val="ListParagraph"/>
        <w:numPr>
          <w:ilvl w:val="0"/>
          <w:numId w:val="38"/>
        </w:numPr>
      </w:pPr>
      <w:r>
        <w:rPr>
          <w:i/>
          <w:iCs/>
        </w:rPr>
        <w:lastRenderedPageBreak/>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nodes which are within the </w:t>
      </w:r>
      <w:r>
        <w:rPr>
          <w:i/>
          <w:iCs/>
        </w:rPr>
        <w:t>R</w:t>
      </w:r>
      <w:r w:rsidRPr="0056697E">
        <w:rPr>
          <w:i/>
          <w:iCs/>
        </w:rPr>
        <w:t xml:space="preserve">eception </w:t>
      </w:r>
      <w:r>
        <w:rPr>
          <w:i/>
          <w:iCs/>
        </w:rPr>
        <w:t>Radius</w:t>
      </w:r>
      <w:r>
        <w:t xml:space="preserve"> of the originator node location. The list of nodes which answer this criterion is given to the </w:t>
      </w:r>
      <w:r>
        <w:rPr>
          <w:i/>
          <w:iCs/>
        </w:rPr>
        <w:t>Dispatcher</w:t>
      </w:r>
      <w:r>
        <w:t xml:space="preserve"> by requesting the </w:t>
      </w:r>
      <w:r>
        <w:rPr>
          <w:i/>
          <w:iCs/>
        </w:rPr>
        <w:t>Topology Manager</w:t>
      </w:r>
      <w:r>
        <w:t xml:space="preserve"> which has the knowledge regarding the nodes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node)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Heading2"/>
        <w:bidi w:val="0"/>
      </w:pPr>
      <w:r>
        <w:t>Topology Manager</w:t>
      </w:r>
    </w:p>
    <w:p w:rsidR="0074464F" w:rsidRDefault="0074464F" w:rsidP="0074464F">
      <w:pPr>
        <w:bidi w:val="0"/>
        <w:ind w:firstLine="450"/>
        <w:jc w:val="left"/>
      </w:pPr>
      <w:r>
        <w:t xml:space="preserve">The </w:t>
      </w:r>
      <w:r>
        <w:rPr>
          <w:i/>
          <w:iCs/>
        </w:rPr>
        <w:t>Topology Manager</w:t>
      </w:r>
      <w:r>
        <w:t xml:space="preserve"> Job is to maintain information about the simulated physical attributes of nodes. The combined data of all the nodes attributes defines the network physical picture at a certain time. The attributes that will be stored per node within the </w:t>
      </w:r>
      <w:r>
        <w:rPr>
          <w:i/>
          <w:iCs/>
        </w:rPr>
        <w:t xml:space="preserve">Topology Manager </w:t>
      </w:r>
      <w:r>
        <w:t>are:</w:t>
      </w:r>
    </w:p>
    <w:p w:rsidR="0074464F" w:rsidRDefault="0074464F" w:rsidP="0074464F">
      <w:pPr>
        <w:pStyle w:val="ListParagraph"/>
        <w:numPr>
          <w:ilvl w:val="0"/>
          <w:numId w:val="39"/>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which instructs it to migrate a certain node to a new location (considering that the new location is still within the defined space boundaries)</w:t>
      </w:r>
    </w:p>
    <w:p w:rsidR="0074464F" w:rsidRPr="004E5668" w:rsidRDefault="0074464F" w:rsidP="0074464F">
      <w:pPr>
        <w:pStyle w:val="ListParagraph"/>
        <w:numPr>
          <w:ilvl w:val="0"/>
          <w:numId w:val="39"/>
        </w:numPr>
        <w:rPr>
          <w:i/>
          <w:iCs/>
        </w:rPr>
      </w:pPr>
      <w:r w:rsidRPr="006979DA">
        <w:rPr>
          <w:i/>
          <w:iCs/>
        </w:rPr>
        <w:t>Reception Radius</w:t>
      </w:r>
      <w:r>
        <w:rPr>
          <w:i/>
          <w:iCs/>
        </w:rPr>
        <w:t xml:space="preserve"> – </w:t>
      </w:r>
      <w:r>
        <w:t>each node might have a different reception radius, simulating changes that might be induced because of different platforms or terrain conditions that real world station are expose to.</w:t>
      </w:r>
    </w:p>
    <w:p w:rsidR="0074464F" w:rsidRPr="009D091F" w:rsidRDefault="0074464F" w:rsidP="0074464F">
      <w:pPr>
        <w:bidi w:val="0"/>
        <w:ind w:firstLine="450"/>
        <w:jc w:val="left"/>
      </w:pPr>
      <w:r>
        <w:t xml:space="preserve">The </w:t>
      </w:r>
      <w:r>
        <w:rPr>
          <w:i/>
          <w:iCs/>
        </w:rPr>
        <w:t xml:space="preserve">Topology Manager </w:t>
      </w:r>
      <w:r>
        <w:t xml:space="preserve">may be asked by the </w:t>
      </w:r>
      <w:r>
        <w:rPr>
          <w:i/>
          <w:iCs/>
        </w:rPr>
        <w:t xml:space="preserve">Dispatcher </w:t>
      </w:r>
      <w:r>
        <w:t xml:space="preserve">to supply a list of nodes which </w:t>
      </w:r>
      <w:r>
        <w:rPr>
          <w:i/>
          <w:iCs/>
        </w:rPr>
        <w:t>Coordinates</w:t>
      </w:r>
      <w:r>
        <w:t xml:space="preserve"> are within a certain node’s </w:t>
      </w:r>
      <w:r>
        <w:rPr>
          <w:i/>
          <w:iCs/>
        </w:rPr>
        <w:t>Reception Radius</w:t>
      </w:r>
      <w:r>
        <w:t xml:space="preserve">. That way the </w:t>
      </w:r>
      <w:r>
        <w:rPr>
          <w:i/>
          <w:iCs/>
        </w:rPr>
        <w:t xml:space="preserve">Dispatcher </w:t>
      </w:r>
      <w:r>
        <w:t xml:space="preserve">can decide which </w:t>
      </w:r>
      <w:r w:rsidRPr="004C1314">
        <w:rPr>
          <w:i/>
          <w:iCs/>
        </w:rPr>
        <w:t>OLSRv2</w:t>
      </w:r>
      <w:r>
        <w:rPr>
          <w:i/>
          <w:iCs/>
        </w:rPr>
        <w:t xml:space="preserve"> Layers</w:t>
      </w:r>
      <w:r>
        <w:t xml:space="preserve"> needs to be on the receiver end of a certain </w:t>
      </w:r>
      <w:r>
        <w:rPr>
          <w:i/>
          <w:iCs/>
        </w:rPr>
        <w:t>“Hello”</w:t>
      </w:r>
      <w:r>
        <w:t xml:space="preserve"> or </w:t>
      </w:r>
      <w:r>
        <w:rPr>
          <w:i/>
          <w:iCs/>
        </w:rPr>
        <w:t>“TC” message</w:t>
      </w:r>
      <w:r>
        <w:t xml:space="preserve"> task.</w:t>
      </w:r>
    </w:p>
    <w:p w:rsidR="000828D0" w:rsidRPr="0074464F" w:rsidRDefault="000828D0" w:rsidP="000828D0">
      <w:pPr>
        <w:bidi w:val="0"/>
      </w:pPr>
    </w:p>
    <w:p w:rsidR="0074464F" w:rsidRDefault="0074464F" w:rsidP="0074464F">
      <w:pPr>
        <w:pStyle w:val="Heading2"/>
        <w:bidi w:val="0"/>
      </w:pPr>
      <w:r>
        <w:t>Protocol</w:t>
      </w:r>
      <w:r w:rsidR="009667DA">
        <w:t xml:space="preserve"> [ELI]</w:t>
      </w:r>
    </w:p>
    <w:p w:rsidR="00AC66A1" w:rsidRDefault="00AC66A1" w:rsidP="00AC66A1">
      <w:pPr>
        <w:bidi w:val="0"/>
        <w:ind w:firstLine="450"/>
        <w:jc w:val="left"/>
      </w:pPr>
      <w:r>
        <w:t xml:space="preserve">This module implements the </w:t>
      </w:r>
      <w:r w:rsidRPr="004C1314">
        <w:rPr>
          <w:i/>
          <w:iCs/>
        </w:rPr>
        <w:t>OLSRv2</w:t>
      </w:r>
      <w:r>
        <w:t xml:space="preserve"> logic of a single node it a MANET environment. This module is split into two Three-layers:</w:t>
      </w:r>
    </w:p>
    <w:p w:rsidR="00AC66A1" w:rsidRPr="00AC66A1" w:rsidRDefault="00AC66A1" w:rsidP="00AC66A1">
      <w:pPr>
        <w:pStyle w:val="ListParagraph"/>
        <w:numPr>
          <w:ilvl w:val="0"/>
          <w:numId w:val="40"/>
        </w:numPr>
        <w:rPr>
          <w:i/>
          <w:iCs/>
        </w:rPr>
      </w:pPr>
      <w:r w:rsidRPr="00AC66A1">
        <w:rPr>
          <w:i/>
          <w:iCs/>
        </w:rPr>
        <w:t>Protocol Layer</w:t>
      </w:r>
    </w:p>
    <w:p w:rsidR="00AC66A1" w:rsidRPr="00AC66A1" w:rsidRDefault="00AC66A1" w:rsidP="00AC66A1">
      <w:pPr>
        <w:pStyle w:val="ListParagraph"/>
        <w:numPr>
          <w:ilvl w:val="0"/>
          <w:numId w:val="40"/>
        </w:numPr>
      </w:pPr>
      <w:r w:rsidRPr="00AC66A1">
        <w:rPr>
          <w:i/>
          <w:iCs/>
        </w:rPr>
        <w:t>NHDP Layer</w:t>
      </w:r>
    </w:p>
    <w:p w:rsidR="00AC66A1" w:rsidRPr="004E1777" w:rsidRDefault="00AC66A1" w:rsidP="00AC66A1">
      <w:pPr>
        <w:pStyle w:val="ListParagraph"/>
        <w:numPr>
          <w:ilvl w:val="0"/>
          <w:numId w:val="40"/>
        </w:numPr>
      </w:pPr>
      <w:r w:rsidRPr="00AC66A1">
        <w:rPr>
          <w:i/>
          <w:iCs/>
        </w:rPr>
        <w:t>OLSR</w:t>
      </w:r>
      <w:r>
        <w:rPr>
          <w:i/>
          <w:iCs/>
        </w:rPr>
        <w:t xml:space="preserve"> </w:t>
      </w:r>
      <w:r w:rsidRPr="00AC66A1">
        <w:rPr>
          <w:i/>
          <w:iCs/>
        </w:rPr>
        <w:t xml:space="preserve">Layer </w:t>
      </w:r>
    </w:p>
    <w:p w:rsidR="00AC66A1" w:rsidRDefault="00AC66A1" w:rsidP="0074464F">
      <w:pPr>
        <w:pStyle w:val="Heading3"/>
        <w:bidi w:val="0"/>
      </w:pPr>
      <w:r>
        <w:t>Protocol Layer</w:t>
      </w:r>
    </w:p>
    <w:p w:rsidR="00AC66A1" w:rsidRPr="00AC66A1" w:rsidRDefault="00AC66A1" w:rsidP="00AC66A1">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4E1777">
        <w:t>Also this layer is responsible for generating, processing and routing Data messages according to different topology data sets that are maintained by the OLSRv2 and NHDP layers.</w:t>
      </w:r>
    </w:p>
    <w:p w:rsidR="0074464F" w:rsidRDefault="0074464F" w:rsidP="00AC66A1">
      <w:pPr>
        <w:pStyle w:val="Heading3"/>
        <w:bidi w:val="0"/>
      </w:pPr>
      <w:r>
        <w:lastRenderedPageBreak/>
        <w:t>NHDP Layer</w:t>
      </w:r>
    </w:p>
    <w:p w:rsidR="00AC66A1" w:rsidRPr="00AC66A1" w:rsidRDefault="004E1777" w:rsidP="004E1777">
      <w:pPr>
        <w:pStyle w:val="ListParagraph"/>
        <w:ind w:left="0" w:firstLine="720"/>
      </w:pPr>
      <w:proofErr w:type="gramStart"/>
      <w:r>
        <w:t>Implements the NHDP layer</w:t>
      </w:r>
      <w:r w:rsidR="00AC66A1">
        <w:t>.</w:t>
      </w:r>
      <w:proofErr w:type="gramEnd"/>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different data sets it maintains and generates </w:t>
      </w:r>
      <w:r>
        <w:rPr>
          <w:i/>
          <w:iCs/>
        </w:rPr>
        <w:t>Hello messages</w:t>
      </w:r>
      <w:r>
        <w:t xml:space="preserve"> if any change happened in the 1-hop topology of the station.</w:t>
      </w:r>
    </w:p>
    <w:p w:rsidR="0074464F" w:rsidRDefault="0074464F" w:rsidP="0074464F">
      <w:pPr>
        <w:pStyle w:val="Heading3"/>
        <w:bidi w:val="0"/>
      </w:pPr>
      <w:r>
        <w:t>OLSRv2 Layer</w:t>
      </w:r>
    </w:p>
    <w:p w:rsidR="00AC66A1" w:rsidRPr="004E1777" w:rsidRDefault="00AC66A1" w:rsidP="004E1777">
      <w:pPr>
        <w:pStyle w:val="ListParagraph"/>
        <w:ind w:left="0" w:firstLine="450"/>
      </w:pPr>
      <w:r>
        <w:t xml:space="preserve"> </w:t>
      </w:r>
      <w:proofErr w:type="gramStart"/>
      <w:r>
        <w:t xml:space="preserve">Implements the </w:t>
      </w:r>
      <w:r w:rsidRPr="00AC66A1">
        <w:rPr>
          <w:i/>
          <w:iCs/>
        </w:rPr>
        <w:t>OLSRv2</w:t>
      </w:r>
      <w:r>
        <w:t xml:space="preserve"> logic.</w:t>
      </w:r>
      <w:proofErr w:type="gramEnd"/>
      <w:r>
        <w:t xml:space="preserve"> </w:t>
      </w:r>
      <w:r w:rsidR="004E1777">
        <w:t>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8E0F44">
        <w:fldChar w:fldCharType="begin"/>
      </w:r>
      <w:r>
        <w:instrText xml:space="preserve"> REF _Ref244441334 \w \h </w:instrText>
      </w:r>
      <w:r w:rsidR="008E0F44">
        <w:fldChar w:fldCharType="separate"/>
      </w:r>
      <w:r>
        <w:rPr>
          <w:cs/>
        </w:rPr>
        <w:t>‎</w:t>
      </w:r>
      <w:r>
        <w:t>1.3</w:t>
      </w:r>
      <w:r w:rsidR="008E0F44">
        <w:fldChar w:fldCharType="end"/>
      </w:r>
      <w:r w:rsidR="004E1777">
        <w:t xml:space="preserve">), </w:t>
      </w:r>
      <w:r>
        <w:t xml:space="preserve">as well as generating and processing </w:t>
      </w:r>
      <w:r w:rsidRPr="00AC66A1">
        <w:rPr>
          <w:i/>
          <w:iCs/>
        </w:rPr>
        <w:t xml:space="preserve">“TC”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proofErr w:type="gramStart"/>
      <w:r w:rsidR="000828D0">
        <w:t>network,</w:t>
      </w:r>
      <w:proofErr w:type="gramEnd"/>
      <w:r w:rsidR="004E1777">
        <w:t xml:space="preserve"> re-calculates MPRs for this station </w:t>
      </w:r>
      <w:r w:rsidR="000828D0">
        <w:t>and calculates routes to all the stations it learned.</w:t>
      </w:r>
    </w:p>
    <w:p w:rsidR="00AC66A1" w:rsidRPr="00AC66A1" w:rsidRDefault="00AC66A1" w:rsidP="00AC66A1">
      <w:pPr>
        <w:bidi w:val="0"/>
      </w:pPr>
    </w:p>
    <w:p w:rsidR="003076EC" w:rsidRDefault="003076EC" w:rsidP="001C2558">
      <w:pPr>
        <w:pStyle w:val="Heading1"/>
        <w:bidi w:val="0"/>
        <w:jc w:val="left"/>
      </w:pPr>
      <w:bookmarkStart w:id="61" w:name="_Toc243569487"/>
      <w:bookmarkStart w:id="62" w:name="_Toc243569917"/>
      <w:bookmarkStart w:id="63" w:name="_Toc244784450"/>
      <w:r>
        <w:t>Appendixes</w:t>
      </w:r>
      <w:bookmarkEnd w:id="61"/>
      <w:bookmarkEnd w:id="62"/>
      <w:bookmarkEnd w:id="63"/>
      <w:r w:rsidR="00E132B0">
        <w:t xml:space="preserve"> </w:t>
      </w:r>
    </w:p>
    <w:p w:rsidR="003076EC" w:rsidRDefault="003076EC" w:rsidP="001C2558">
      <w:pPr>
        <w:pStyle w:val="Heading2"/>
        <w:bidi w:val="0"/>
        <w:jc w:val="left"/>
      </w:pPr>
      <w:bookmarkStart w:id="64" w:name="_Toc243569489"/>
      <w:bookmarkStart w:id="65" w:name="_Toc243569919"/>
      <w:bookmarkStart w:id="66" w:name="_Toc244784452"/>
      <w:r>
        <w:t>Requirements and Assumptions</w:t>
      </w:r>
      <w:bookmarkEnd w:id="64"/>
      <w:bookmarkEnd w:id="65"/>
      <w:bookmarkEnd w:id="66"/>
    </w:p>
    <w:p w:rsidR="0066256D" w:rsidRPr="0066256D" w:rsidRDefault="0066256D" w:rsidP="0066256D">
      <w:pPr>
        <w:pStyle w:val="Heading3"/>
        <w:bidi w:val="0"/>
      </w:pPr>
      <w:bookmarkStart w:id="67" w:name="_Toc244784453"/>
      <w:r>
        <w:t>Assumptions</w:t>
      </w:r>
      <w:bookmarkEnd w:id="67"/>
    </w:p>
    <w:p w:rsidR="0066256D" w:rsidRDefault="0066256D" w:rsidP="00BC495F">
      <w:pPr>
        <w:pStyle w:val="ListParagraph"/>
        <w:numPr>
          <w:ilvl w:val="0"/>
          <w:numId w:val="41"/>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in the scope of this simulation. </w:t>
      </w:r>
      <w:bookmarkStart w:id="68" w:name="_Toc244784454"/>
      <w:r>
        <w:t>Requirements</w:t>
      </w:r>
      <w:bookmarkEnd w:id="68"/>
    </w:p>
    <w:p w:rsidR="0066256D" w:rsidRDefault="00905BBC" w:rsidP="0066256D">
      <w:pPr>
        <w:pStyle w:val="ListParagraph"/>
        <w:numPr>
          <w:ilvl w:val="0"/>
          <w:numId w:val="42"/>
        </w:numPr>
      </w:pPr>
      <w:r>
        <w:t>The simulator is</w:t>
      </w:r>
      <w:r w:rsidR="0066256D">
        <w:t xml:space="preserve"> implemented in Java, so JVM is needed for execution.</w:t>
      </w:r>
    </w:p>
    <w:p w:rsidR="00905BBC" w:rsidRPr="0066256D" w:rsidRDefault="00905BBC" w:rsidP="0066256D">
      <w:pPr>
        <w:pStyle w:val="ListParagraph"/>
        <w:numPr>
          <w:ilvl w:val="0"/>
          <w:numId w:val="42"/>
        </w:numPr>
      </w:pPr>
      <w:proofErr w:type="spellStart"/>
      <w:r>
        <w:t>MySQL</w:t>
      </w:r>
      <w:proofErr w:type="spellEnd"/>
      <w:r>
        <w:t xml:space="preserve"> should be installed in order to get </w:t>
      </w:r>
      <w:r w:rsidR="00BC495F">
        <w:t>SQL support.</w:t>
      </w:r>
    </w:p>
    <w:p w:rsidR="001B2395" w:rsidRPr="001B2395" w:rsidRDefault="00B71AF4" w:rsidP="00B71AF4">
      <w:pPr>
        <w:pStyle w:val="Heading2"/>
        <w:bidi w:val="0"/>
      </w:pPr>
      <w:r>
        <w:t>Future Work</w:t>
      </w:r>
    </w:p>
    <w:sectPr w:rsidR="001B2395" w:rsidRPr="001B2395" w:rsidSect="005C2DA2">
      <w:pgSz w:w="11906" w:h="16838"/>
      <w:pgMar w:top="1440" w:right="1800" w:bottom="851" w:left="1800" w:header="720" w:footer="720" w:gutter="0"/>
      <w:cols w:space="720"/>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207"/>
    <w:multiLevelType w:val="multilevel"/>
    <w:tmpl w:val="5D32BAC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nsid w:val="01AB3DD5"/>
    <w:multiLevelType w:val="hybridMultilevel"/>
    <w:tmpl w:val="AC8C030A"/>
    <w:lvl w:ilvl="0" w:tplc="C574A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716401"/>
    <w:multiLevelType w:val="hybridMultilevel"/>
    <w:tmpl w:val="AA6A1A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3F428C"/>
    <w:multiLevelType w:val="hybridMultilevel"/>
    <w:tmpl w:val="B742D9A0"/>
    <w:lvl w:ilvl="0" w:tplc="88662F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5BF19A6"/>
    <w:multiLevelType w:val="hybridMultilevel"/>
    <w:tmpl w:val="37A05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7B3E25"/>
    <w:multiLevelType w:val="hybridMultilevel"/>
    <w:tmpl w:val="A4C810E2"/>
    <w:lvl w:ilvl="0" w:tplc="236E82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A915CC"/>
    <w:multiLevelType w:val="hybridMultilevel"/>
    <w:tmpl w:val="1BA4A6B4"/>
    <w:lvl w:ilvl="0" w:tplc="1130C2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CA53D7A"/>
    <w:multiLevelType w:val="hybridMultilevel"/>
    <w:tmpl w:val="4AE8FF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D9C3E21"/>
    <w:multiLevelType w:val="hybridMultilevel"/>
    <w:tmpl w:val="50DA3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FF604ED"/>
    <w:multiLevelType w:val="hybridMultilevel"/>
    <w:tmpl w:val="FD3223EE"/>
    <w:lvl w:ilvl="0" w:tplc="26A02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6111BD"/>
    <w:multiLevelType w:val="hybridMultilevel"/>
    <w:tmpl w:val="558074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10B64D38"/>
    <w:multiLevelType w:val="multilevel"/>
    <w:tmpl w:val="A0648EC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13416814"/>
    <w:multiLevelType w:val="hybridMultilevel"/>
    <w:tmpl w:val="20246B40"/>
    <w:lvl w:ilvl="0" w:tplc="54EE97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99930E8"/>
    <w:multiLevelType w:val="hybridMultilevel"/>
    <w:tmpl w:val="EB4A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AF337D"/>
    <w:multiLevelType w:val="hybridMultilevel"/>
    <w:tmpl w:val="07B06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C56BEC"/>
    <w:multiLevelType w:val="hybridMultilevel"/>
    <w:tmpl w:val="659C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8A2953"/>
    <w:multiLevelType w:val="hybridMultilevel"/>
    <w:tmpl w:val="38B842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6D163C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272F7D07"/>
    <w:multiLevelType w:val="hybridMultilevel"/>
    <w:tmpl w:val="B8C023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9252E7E"/>
    <w:multiLevelType w:val="hybridMultilevel"/>
    <w:tmpl w:val="B5CC072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2D8E56F2"/>
    <w:multiLevelType w:val="hybridMultilevel"/>
    <w:tmpl w:val="9230E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B44ED1"/>
    <w:multiLevelType w:val="hybridMultilevel"/>
    <w:tmpl w:val="CDBC61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32C03EB6"/>
    <w:multiLevelType w:val="hybridMultilevel"/>
    <w:tmpl w:val="F684C2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3B6057A"/>
    <w:multiLevelType w:val="hybridMultilevel"/>
    <w:tmpl w:val="1CCE5BB8"/>
    <w:lvl w:ilvl="0" w:tplc="41E2FC20">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nsid w:val="381F450E"/>
    <w:multiLevelType w:val="hybridMultilevel"/>
    <w:tmpl w:val="CC4C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23E29"/>
    <w:multiLevelType w:val="hybridMultilevel"/>
    <w:tmpl w:val="47FAC0B4"/>
    <w:lvl w:ilvl="0" w:tplc="242AE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CD5A8C"/>
    <w:multiLevelType w:val="hybridMultilevel"/>
    <w:tmpl w:val="CFC41AA6"/>
    <w:lvl w:ilvl="0" w:tplc="9AB8348E">
      <w:start w:val="1"/>
      <w:numFmt w:val="decimal"/>
      <w:lvlText w:val="%1."/>
      <w:lvlJc w:val="left"/>
      <w:pPr>
        <w:ind w:left="936" w:hanging="360"/>
      </w:pPr>
      <w:rPr>
        <w:rFonts w:ascii="Times New Roman" w:eastAsia="Times New Roman" w:hAnsi="Times New Roman" w:cs="Times New Roman"/>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498D5F4F"/>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0">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670C54"/>
    <w:multiLevelType w:val="hybridMultilevel"/>
    <w:tmpl w:val="3CAE32A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F443B90"/>
    <w:multiLevelType w:val="hybridMultilevel"/>
    <w:tmpl w:val="7916B5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364781"/>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5">
    <w:nsid w:val="5B341533"/>
    <w:multiLevelType w:val="hybridMultilevel"/>
    <w:tmpl w:val="01ECF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DE42E64"/>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7">
    <w:nsid w:val="63C54B85"/>
    <w:multiLevelType w:val="hybridMultilevel"/>
    <w:tmpl w:val="C82AAB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4585326"/>
    <w:multiLevelType w:val="hybridMultilevel"/>
    <w:tmpl w:val="ED743A90"/>
    <w:lvl w:ilvl="0" w:tplc="6ED212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8B41E52"/>
    <w:multiLevelType w:val="hybridMultilevel"/>
    <w:tmpl w:val="F45E4C0E"/>
    <w:lvl w:ilvl="0" w:tplc="49E2CDE0">
      <w:start w:val="1"/>
      <w:numFmt w:val="bullet"/>
      <w:lvlText w:val="•"/>
      <w:lvlJc w:val="left"/>
      <w:pPr>
        <w:tabs>
          <w:tab w:val="num" w:pos="720"/>
        </w:tabs>
        <w:ind w:left="720" w:hanging="360"/>
      </w:pPr>
      <w:rPr>
        <w:rFonts w:ascii="Arial" w:hAnsi="Arial" w:hint="default"/>
      </w:rPr>
    </w:lvl>
    <w:lvl w:ilvl="1" w:tplc="97D42B74" w:tentative="1">
      <w:start w:val="1"/>
      <w:numFmt w:val="bullet"/>
      <w:lvlText w:val="•"/>
      <w:lvlJc w:val="left"/>
      <w:pPr>
        <w:tabs>
          <w:tab w:val="num" w:pos="1440"/>
        </w:tabs>
        <w:ind w:left="1440" w:hanging="360"/>
      </w:pPr>
      <w:rPr>
        <w:rFonts w:ascii="Arial" w:hAnsi="Arial" w:hint="default"/>
      </w:rPr>
    </w:lvl>
    <w:lvl w:ilvl="2" w:tplc="6478A630" w:tentative="1">
      <w:start w:val="1"/>
      <w:numFmt w:val="bullet"/>
      <w:lvlText w:val="•"/>
      <w:lvlJc w:val="left"/>
      <w:pPr>
        <w:tabs>
          <w:tab w:val="num" w:pos="2160"/>
        </w:tabs>
        <w:ind w:left="2160" w:hanging="360"/>
      </w:pPr>
      <w:rPr>
        <w:rFonts w:ascii="Arial" w:hAnsi="Arial" w:hint="default"/>
      </w:rPr>
    </w:lvl>
    <w:lvl w:ilvl="3" w:tplc="098A70DC" w:tentative="1">
      <w:start w:val="1"/>
      <w:numFmt w:val="bullet"/>
      <w:lvlText w:val="•"/>
      <w:lvlJc w:val="left"/>
      <w:pPr>
        <w:tabs>
          <w:tab w:val="num" w:pos="2880"/>
        </w:tabs>
        <w:ind w:left="2880" w:hanging="360"/>
      </w:pPr>
      <w:rPr>
        <w:rFonts w:ascii="Arial" w:hAnsi="Arial" w:hint="default"/>
      </w:rPr>
    </w:lvl>
    <w:lvl w:ilvl="4" w:tplc="1F3A57E4" w:tentative="1">
      <w:start w:val="1"/>
      <w:numFmt w:val="bullet"/>
      <w:lvlText w:val="•"/>
      <w:lvlJc w:val="left"/>
      <w:pPr>
        <w:tabs>
          <w:tab w:val="num" w:pos="3600"/>
        </w:tabs>
        <w:ind w:left="3600" w:hanging="360"/>
      </w:pPr>
      <w:rPr>
        <w:rFonts w:ascii="Arial" w:hAnsi="Arial" w:hint="default"/>
      </w:rPr>
    </w:lvl>
    <w:lvl w:ilvl="5" w:tplc="4314BB5E" w:tentative="1">
      <w:start w:val="1"/>
      <w:numFmt w:val="bullet"/>
      <w:lvlText w:val="•"/>
      <w:lvlJc w:val="left"/>
      <w:pPr>
        <w:tabs>
          <w:tab w:val="num" w:pos="4320"/>
        </w:tabs>
        <w:ind w:left="4320" w:hanging="360"/>
      </w:pPr>
      <w:rPr>
        <w:rFonts w:ascii="Arial" w:hAnsi="Arial" w:hint="default"/>
      </w:rPr>
    </w:lvl>
    <w:lvl w:ilvl="6" w:tplc="94B6844E" w:tentative="1">
      <w:start w:val="1"/>
      <w:numFmt w:val="bullet"/>
      <w:lvlText w:val="•"/>
      <w:lvlJc w:val="left"/>
      <w:pPr>
        <w:tabs>
          <w:tab w:val="num" w:pos="5040"/>
        </w:tabs>
        <w:ind w:left="5040" w:hanging="360"/>
      </w:pPr>
      <w:rPr>
        <w:rFonts w:ascii="Arial" w:hAnsi="Arial" w:hint="default"/>
      </w:rPr>
    </w:lvl>
    <w:lvl w:ilvl="7" w:tplc="10D07BBA" w:tentative="1">
      <w:start w:val="1"/>
      <w:numFmt w:val="bullet"/>
      <w:lvlText w:val="•"/>
      <w:lvlJc w:val="left"/>
      <w:pPr>
        <w:tabs>
          <w:tab w:val="num" w:pos="5760"/>
        </w:tabs>
        <w:ind w:left="5760" w:hanging="360"/>
      </w:pPr>
      <w:rPr>
        <w:rFonts w:ascii="Arial" w:hAnsi="Arial" w:hint="default"/>
      </w:rPr>
    </w:lvl>
    <w:lvl w:ilvl="8" w:tplc="FFB096FC" w:tentative="1">
      <w:start w:val="1"/>
      <w:numFmt w:val="bullet"/>
      <w:lvlText w:val="•"/>
      <w:lvlJc w:val="left"/>
      <w:pPr>
        <w:tabs>
          <w:tab w:val="num" w:pos="6480"/>
        </w:tabs>
        <w:ind w:left="6480" w:hanging="360"/>
      </w:pPr>
      <w:rPr>
        <w:rFonts w:ascii="Arial" w:hAnsi="Arial" w:hint="default"/>
      </w:rPr>
    </w:lvl>
  </w:abstractNum>
  <w:abstractNum w:abstractNumId="40">
    <w:nsid w:val="6B50378D"/>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1">
    <w:nsid w:val="70D72620"/>
    <w:multiLevelType w:val="hybridMultilevel"/>
    <w:tmpl w:val="8812B5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73974AA2"/>
    <w:multiLevelType w:val="hybridMultilevel"/>
    <w:tmpl w:val="D4D817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nsid w:val="76E5061F"/>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4">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1D08D3"/>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6">
    <w:nsid w:val="7FD44F5A"/>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37"/>
  </w:num>
  <w:num w:numId="2">
    <w:abstractNumId w:val="11"/>
  </w:num>
  <w:num w:numId="3">
    <w:abstractNumId w:val="0"/>
  </w:num>
  <w:num w:numId="4">
    <w:abstractNumId w:val="13"/>
  </w:num>
  <w:num w:numId="5">
    <w:abstractNumId w:val="25"/>
  </w:num>
  <w:num w:numId="6">
    <w:abstractNumId w:val="14"/>
  </w:num>
  <w:num w:numId="7">
    <w:abstractNumId w:val="18"/>
  </w:num>
  <w:num w:numId="8">
    <w:abstractNumId w:val="39"/>
  </w:num>
  <w:num w:numId="9">
    <w:abstractNumId w:val="15"/>
  </w:num>
  <w:num w:numId="10">
    <w:abstractNumId w:val="9"/>
  </w:num>
  <w:num w:numId="11">
    <w:abstractNumId w:val="3"/>
  </w:num>
  <w:num w:numId="12">
    <w:abstractNumId w:val="26"/>
  </w:num>
  <w:num w:numId="13">
    <w:abstractNumId w:val="5"/>
  </w:num>
  <w:num w:numId="14">
    <w:abstractNumId w:val="6"/>
  </w:num>
  <w:num w:numId="15">
    <w:abstractNumId w:val="12"/>
  </w:num>
  <w:num w:numId="16">
    <w:abstractNumId w:val="1"/>
  </w:num>
  <w:num w:numId="17">
    <w:abstractNumId w:val="38"/>
  </w:num>
  <w:num w:numId="18">
    <w:abstractNumId w:val="20"/>
  </w:num>
  <w:num w:numId="19">
    <w:abstractNumId w:val="7"/>
  </w:num>
  <w:num w:numId="20">
    <w:abstractNumId w:val="2"/>
  </w:num>
  <w:num w:numId="21">
    <w:abstractNumId w:val="24"/>
  </w:num>
  <w:num w:numId="22">
    <w:abstractNumId w:val="43"/>
  </w:num>
  <w:num w:numId="23">
    <w:abstractNumId w:val="34"/>
  </w:num>
  <w:num w:numId="24">
    <w:abstractNumId w:val="36"/>
  </w:num>
  <w:num w:numId="25">
    <w:abstractNumId w:val="46"/>
  </w:num>
  <w:num w:numId="26">
    <w:abstractNumId w:val="45"/>
  </w:num>
  <w:num w:numId="27">
    <w:abstractNumId w:val="28"/>
  </w:num>
  <w:num w:numId="28">
    <w:abstractNumId w:val="29"/>
  </w:num>
  <w:num w:numId="29">
    <w:abstractNumId w:val="21"/>
  </w:num>
  <w:num w:numId="30">
    <w:abstractNumId w:val="17"/>
  </w:num>
  <w:num w:numId="31">
    <w:abstractNumId w:val="19"/>
  </w:num>
  <w:num w:numId="32">
    <w:abstractNumId w:val="32"/>
  </w:num>
  <w:num w:numId="33">
    <w:abstractNumId w:val="35"/>
  </w:num>
  <w:num w:numId="34">
    <w:abstractNumId w:val="31"/>
  </w:num>
  <w:num w:numId="35">
    <w:abstractNumId w:val="8"/>
  </w:num>
  <w:num w:numId="36">
    <w:abstractNumId w:val="4"/>
  </w:num>
  <w:num w:numId="37">
    <w:abstractNumId w:val="41"/>
  </w:num>
  <w:num w:numId="38">
    <w:abstractNumId w:val="22"/>
  </w:num>
  <w:num w:numId="39">
    <w:abstractNumId w:val="42"/>
  </w:num>
  <w:num w:numId="40">
    <w:abstractNumId w:val="10"/>
  </w:num>
  <w:num w:numId="41">
    <w:abstractNumId w:val="16"/>
  </w:num>
  <w:num w:numId="42">
    <w:abstractNumId w:val="44"/>
  </w:num>
  <w:num w:numId="43">
    <w:abstractNumId w:val="40"/>
  </w:num>
  <w:num w:numId="44">
    <w:abstractNumId w:val="27"/>
  </w:num>
  <w:num w:numId="45">
    <w:abstractNumId w:val="33"/>
  </w:num>
  <w:num w:numId="46">
    <w:abstractNumId w:val="23"/>
  </w:num>
  <w:num w:numId="4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117C"/>
    <w:rsid w:val="0000626F"/>
    <w:rsid w:val="00010586"/>
    <w:rsid w:val="00026F01"/>
    <w:rsid w:val="000372CE"/>
    <w:rsid w:val="00043F03"/>
    <w:rsid w:val="0004667C"/>
    <w:rsid w:val="00065954"/>
    <w:rsid w:val="00066CDB"/>
    <w:rsid w:val="00067533"/>
    <w:rsid w:val="00073A6C"/>
    <w:rsid w:val="000828D0"/>
    <w:rsid w:val="00087DB2"/>
    <w:rsid w:val="0009416A"/>
    <w:rsid w:val="000A2E86"/>
    <w:rsid w:val="000C24B0"/>
    <w:rsid w:val="000C75E3"/>
    <w:rsid w:val="000D3535"/>
    <w:rsid w:val="000D60ED"/>
    <w:rsid w:val="000E0D0D"/>
    <w:rsid w:val="000E17B0"/>
    <w:rsid w:val="000E58FE"/>
    <w:rsid w:val="000F0EA3"/>
    <w:rsid w:val="00100974"/>
    <w:rsid w:val="00110B97"/>
    <w:rsid w:val="00114332"/>
    <w:rsid w:val="0011556B"/>
    <w:rsid w:val="001260B3"/>
    <w:rsid w:val="00130FA4"/>
    <w:rsid w:val="00140FBF"/>
    <w:rsid w:val="001465A9"/>
    <w:rsid w:val="00150B9D"/>
    <w:rsid w:val="00153809"/>
    <w:rsid w:val="001628F3"/>
    <w:rsid w:val="001702C2"/>
    <w:rsid w:val="00176DA5"/>
    <w:rsid w:val="001779B2"/>
    <w:rsid w:val="0018780C"/>
    <w:rsid w:val="00190B43"/>
    <w:rsid w:val="001928F0"/>
    <w:rsid w:val="00195582"/>
    <w:rsid w:val="001973DD"/>
    <w:rsid w:val="0019742F"/>
    <w:rsid w:val="001B1FD6"/>
    <w:rsid w:val="001B2395"/>
    <w:rsid w:val="001B27F2"/>
    <w:rsid w:val="001B36DB"/>
    <w:rsid w:val="001C2558"/>
    <w:rsid w:val="001C3D1C"/>
    <w:rsid w:val="001C46FB"/>
    <w:rsid w:val="001C54D7"/>
    <w:rsid w:val="001C6455"/>
    <w:rsid w:val="001D0BFC"/>
    <w:rsid w:val="001D71ED"/>
    <w:rsid w:val="001D7ED6"/>
    <w:rsid w:val="001F27A2"/>
    <w:rsid w:val="00201A25"/>
    <w:rsid w:val="00220234"/>
    <w:rsid w:val="002230CA"/>
    <w:rsid w:val="00226345"/>
    <w:rsid w:val="00230EAB"/>
    <w:rsid w:val="00240AE2"/>
    <w:rsid w:val="00243B8B"/>
    <w:rsid w:val="00251010"/>
    <w:rsid w:val="00254393"/>
    <w:rsid w:val="00257223"/>
    <w:rsid w:val="002604CF"/>
    <w:rsid w:val="002738A7"/>
    <w:rsid w:val="0028171E"/>
    <w:rsid w:val="00281AA9"/>
    <w:rsid w:val="0028533B"/>
    <w:rsid w:val="00293458"/>
    <w:rsid w:val="00294A17"/>
    <w:rsid w:val="002A2BFA"/>
    <w:rsid w:val="002A46A6"/>
    <w:rsid w:val="002B1E48"/>
    <w:rsid w:val="002B31E8"/>
    <w:rsid w:val="002B3772"/>
    <w:rsid w:val="002B4370"/>
    <w:rsid w:val="002B4525"/>
    <w:rsid w:val="002B5A50"/>
    <w:rsid w:val="002C2578"/>
    <w:rsid w:val="002C4BDB"/>
    <w:rsid w:val="002C592E"/>
    <w:rsid w:val="002D0EF7"/>
    <w:rsid w:val="002E2D1F"/>
    <w:rsid w:val="002F0E60"/>
    <w:rsid w:val="002F117B"/>
    <w:rsid w:val="002F442B"/>
    <w:rsid w:val="002F58D4"/>
    <w:rsid w:val="003023EB"/>
    <w:rsid w:val="003028C2"/>
    <w:rsid w:val="00304750"/>
    <w:rsid w:val="00306C0E"/>
    <w:rsid w:val="003076EC"/>
    <w:rsid w:val="00312589"/>
    <w:rsid w:val="00330E1C"/>
    <w:rsid w:val="00333098"/>
    <w:rsid w:val="0034079F"/>
    <w:rsid w:val="00343369"/>
    <w:rsid w:val="00354946"/>
    <w:rsid w:val="00355E3A"/>
    <w:rsid w:val="00363152"/>
    <w:rsid w:val="00364760"/>
    <w:rsid w:val="00375D8E"/>
    <w:rsid w:val="00377105"/>
    <w:rsid w:val="00380E37"/>
    <w:rsid w:val="00396075"/>
    <w:rsid w:val="00397447"/>
    <w:rsid w:val="00397654"/>
    <w:rsid w:val="003B481B"/>
    <w:rsid w:val="003C5254"/>
    <w:rsid w:val="003D37BB"/>
    <w:rsid w:val="003D4733"/>
    <w:rsid w:val="003D619A"/>
    <w:rsid w:val="003D6690"/>
    <w:rsid w:val="003E4726"/>
    <w:rsid w:val="003E623D"/>
    <w:rsid w:val="003E6A06"/>
    <w:rsid w:val="003F396A"/>
    <w:rsid w:val="003F6A9A"/>
    <w:rsid w:val="00406B77"/>
    <w:rsid w:val="00407B28"/>
    <w:rsid w:val="004149EE"/>
    <w:rsid w:val="00415F03"/>
    <w:rsid w:val="00420BE0"/>
    <w:rsid w:val="00422967"/>
    <w:rsid w:val="00424C81"/>
    <w:rsid w:val="00426803"/>
    <w:rsid w:val="00443910"/>
    <w:rsid w:val="00454BB3"/>
    <w:rsid w:val="00473DF6"/>
    <w:rsid w:val="004778AB"/>
    <w:rsid w:val="00480AA4"/>
    <w:rsid w:val="00480FE1"/>
    <w:rsid w:val="00491119"/>
    <w:rsid w:val="004A4AFD"/>
    <w:rsid w:val="004B36B8"/>
    <w:rsid w:val="004B37AE"/>
    <w:rsid w:val="004B6CBA"/>
    <w:rsid w:val="004C1314"/>
    <w:rsid w:val="004E1777"/>
    <w:rsid w:val="004E1AFE"/>
    <w:rsid w:val="004E5668"/>
    <w:rsid w:val="004F2CF5"/>
    <w:rsid w:val="004F418C"/>
    <w:rsid w:val="004F4A8C"/>
    <w:rsid w:val="004F70EE"/>
    <w:rsid w:val="004F745B"/>
    <w:rsid w:val="00501508"/>
    <w:rsid w:val="00513259"/>
    <w:rsid w:val="00515EEF"/>
    <w:rsid w:val="00520CD1"/>
    <w:rsid w:val="005322CE"/>
    <w:rsid w:val="00536072"/>
    <w:rsid w:val="00543BEC"/>
    <w:rsid w:val="00560B53"/>
    <w:rsid w:val="0056697E"/>
    <w:rsid w:val="005758AA"/>
    <w:rsid w:val="00582E21"/>
    <w:rsid w:val="005830A0"/>
    <w:rsid w:val="00583C56"/>
    <w:rsid w:val="00586418"/>
    <w:rsid w:val="00590EBA"/>
    <w:rsid w:val="00594318"/>
    <w:rsid w:val="005943CB"/>
    <w:rsid w:val="005A3288"/>
    <w:rsid w:val="005B6128"/>
    <w:rsid w:val="005C2DA2"/>
    <w:rsid w:val="005C2E5E"/>
    <w:rsid w:val="005F2D46"/>
    <w:rsid w:val="005F363F"/>
    <w:rsid w:val="005F5D02"/>
    <w:rsid w:val="005F7D28"/>
    <w:rsid w:val="006035EF"/>
    <w:rsid w:val="006067DD"/>
    <w:rsid w:val="0061330E"/>
    <w:rsid w:val="006152E1"/>
    <w:rsid w:val="006162F7"/>
    <w:rsid w:val="00624E8A"/>
    <w:rsid w:val="00625788"/>
    <w:rsid w:val="00640E75"/>
    <w:rsid w:val="00645B81"/>
    <w:rsid w:val="00647BAA"/>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79DA"/>
    <w:rsid w:val="006A2E02"/>
    <w:rsid w:val="006B106F"/>
    <w:rsid w:val="006B1361"/>
    <w:rsid w:val="006B6695"/>
    <w:rsid w:val="006C4B54"/>
    <w:rsid w:val="006C639C"/>
    <w:rsid w:val="006D3A50"/>
    <w:rsid w:val="006D5487"/>
    <w:rsid w:val="006E48FB"/>
    <w:rsid w:val="006E5335"/>
    <w:rsid w:val="006E7C12"/>
    <w:rsid w:val="00701A04"/>
    <w:rsid w:val="00702473"/>
    <w:rsid w:val="007067CA"/>
    <w:rsid w:val="0071576B"/>
    <w:rsid w:val="00720124"/>
    <w:rsid w:val="0073216C"/>
    <w:rsid w:val="0074464F"/>
    <w:rsid w:val="00756864"/>
    <w:rsid w:val="007605C6"/>
    <w:rsid w:val="00781334"/>
    <w:rsid w:val="00782807"/>
    <w:rsid w:val="00783A0C"/>
    <w:rsid w:val="007843F7"/>
    <w:rsid w:val="0078462F"/>
    <w:rsid w:val="0078718B"/>
    <w:rsid w:val="00787730"/>
    <w:rsid w:val="007943BB"/>
    <w:rsid w:val="007A519D"/>
    <w:rsid w:val="007B11A4"/>
    <w:rsid w:val="007B3A6A"/>
    <w:rsid w:val="007C1C14"/>
    <w:rsid w:val="007C24D2"/>
    <w:rsid w:val="007C3268"/>
    <w:rsid w:val="007C4039"/>
    <w:rsid w:val="007D2D62"/>
    <w:rsid w:val="00801150"/>
    <w:rsid w:val="00813D9D"/>
    <w:rsid w:val="008211EC"/>
    <w:rsid w:val="00824FF2"/>
    <w:rsid w:val="0083192F"/>
    <w:rsid w:val="0083223F"/>
    <w:rsid w:val="008658E0"/>
    <w:rsid w:val="00865C4D"/>
    <w:rsid w:val="0087060B"/>
    <w:rsid w:val="00875E6D"/>
    <w:rsid w:val="00884439"/>
    <w:rsid w:val="00887214"/>
    <w:rsid w:val="008A0027"/>
    <w:rsid w:val="008A771A"/>
    <w:rsid w:val="008B08AC"/>
    <w:rsid w:val="008B66FA"/>
    <w:rsid w:val="008C11D0"/>
    <w:rsid w:val="008C658F"/>
    <w:rsid w:val="008D1396"/>
    <w:rsid w:val="008D3067"/>
    <w:rsid w:val="008D44D1"/>
    <w:rsid w:val="008D6C9F"/>
    <w:rsid w:val="008D7D99"/>
    <w:rsid w:val="008E0F44"/>
    <w:rsid w:val="008E45C3"/>
    <w:rsid w:val="008F7663"/>
    <w:rsid w:val="00905BBC"/>
    <w:rsid w:val="009212F0"/>
    <w:rsid w:val="0092758C"/>
    <w:rsid w:val="00930017"/>
    <w:rsid w:val="00934506"/>
    <w:rsid w:val="009410C1"/>
    <w:rsid w:val="009431D1"/>
    <w:rsid w:val="00943446"/>
    <w:rsid w:val="009540B3"/>
    <w:rsid w:val="009667DA"/>
    <w:rsid w:val="00974447"/>
    <w:rsid w:val="009A3E04"/>
    <w:rsid w:val="009B044B"/>
    <w:rsid w:val="009B659A"/>
    <w:rsid w:val="009B6D05"/>
    <w:rsid w:val="009B740D"/>
    <w:rsid w:val="009D091F"/>
    <w:rsid w:val="009D4683"/>
    <w:rsid w:val="009D4FA2"/>
    <w:rsid w:val="009D637C"/>
    <w:rsid w:val="009E0A9D"/>
    <w:rsid w:val="009E2920"/>
    <w:rsid w:val="009E4018"/>
    <w:rsid w:val="009E4B0C"/>
    <w:rsid w:val="009F3414"/>
    <w:rsid w:val="00A10B67"/>
    <w:rsid w:val="00A203D9"/>
    <w:rsid w:val="00A20A3D"/>
    <w:rsid w:val="00A25F7E"/>
    <w:rsid w:val="00A36949"/>
    <w:rsid w:val="00A46C77"/>
    <w:rsid w:val="00A534DE"/>
    <w:rsid w:val="00A62B53"/>
    <w:rsid w:val="00A65873"/>
    <w:rsid w:val="00A65BB3"/>
    <w:rsid w:val="00A67629"/>
    <w:rsid w:val="00A820F6"/>
    <w:rsid w:val="00A85C20"/>
    <w:rsid w:val="00A85DA0"/>
    <w:rsid w:val="00A9224E"/>
    <w:rsid w:val="00A97512"/>
    <w:rsid w:val="00AB3359"/>
    <w:rsid w:val="00AB7056"/>
    <w:rsid w:val="00AC66A1"/>
    <w:rsid w:val="00AC6A4E"/>
    <w:rsid w:val="00AD0737"/>
    <w:rsid w:val="00AD0F6A"/>
    <w:rsid w:val="00AD1A81"/>
    <w:rsid w:val="00AE43EE"/>
    <w:rsid w:val="00AE5B51"/>
    <w:rsid w:val="00AE637C"/>
    <w:rsid w:val="00AE720F"/>
    <w:rsid w:val="00AF45DB"/>
    <w:rsid w:val="00AF4FB9"/>
    <w:rsid w:val="00B03E02"/>
    <w:rsid w:val="00B106BB"/>
    <w:rsid w:val="00B10DEB"/>
    <w:rsid w:val="00B11F35"/>
    <w:rsid w:val="00B14A87"/>
    <w:rsid w:val="00B161F3"/>
    <w:rsid w:val="00B167BF"/>
    <w:rsid w:val="00B36DEB"/>
    <w:rsid w:val="00B37A03"/>
    <w:rsid w:val="00B40C3B"/>
    <w:rsid w:val="00B47375"/>
    <w:rsid w:val="00B556BA"/>
    <w:rsid w:val="00B55CDB"/>
    <w:rsid w:val="00B602F6"/>
    <w:rsid w:val="00B64B83"/>
    <w:rsid w:val="00B656DF"/>
    <w:rsid w:val="00B66CBC"/>
    <w:rsid w:val="00B70602"/>
    <w:rsid w:val="00B7100C"/>
    <w:rsid w:val="00B71AF4"/>
    <w:rsid w:val="00B80A3D"/>
    <w:rsid w:val="00B80FC9"/>
    <w:rsid w:val="00B83BF4"/>
    <w:rsid w:val="00B9464A"/>
    <w:rsid w:val="00B9743A"/>
    <w:rsid w:val="00BB2F32"/>
    <w:rsid w:val="00BC32E2"/>
    <w:rsid w:val="00BC495F"/>
    <w:rsid w:val="00BC55A0"/>
    <w:rsid w:val="00BD2D5D"/>
    <w:rsid w:val="00BE42BE"/>
    <w:rsid w:val="00C0132E"/>
    <w:rsid w:val="00C160E5"/>
    <w:rsid w:val="00C178C4"/>
    <w:rsid w:val="00C33023"/>
    <w:rsid w:val="00C42339"/>
    <w:rsid w:val="00C45A12"/>
    <w:rsid w:val="00C470A2"/>
    <w:rsid w:val="00C479C5"/>
    <w:rsid w:val="00C5537A"/>
    <w:rsid w:val="00C571CC"/>
    <w:rsid w:val="00C8224B"/>
    <w:rsid w:val="00C8411D"/>
    <w:rsid w:val="00C87656"/>
    <w:rsid w:val="00C921AD"/>
    <w:rsid w:val="00C97D35"/>
    <w:rsid w:val="00CA0686"/>
    <w:rsid w:val="00CA6B29"/>
    <w:rsid w:val="00CA71C7"/>
    <w:rsid w:val="00CB2E20"/>
    <w:rsid w:val="00CB3471"/>
    <w:rsid w:val="00CB354E"/>
    <w:rsid w:val="00CB3FD4"/>
    <w:rsid w:val="00CC483C"/>
    <w:rsid w:val="00CD30AA"/>
    <w:rsid w:val="00CD42B4"/>
    <w:rsid w:val="00CD7C81"/>
    <w:rsid w:val="00CE1F80"/>
    <w:rsid w:val="00CE7ABA"/>
    <w:rsid w:val="00CE7D5B"/>
    <w:rsid w:val="00CF2B03"/>
    <w:rsid w:val="00D1110F"/>
    <w:rsid w:val="00D22DCF"/>
    <w:rsid w:val="00D24A79"/>
    <w:rsid w:val="00D300A4"/>
    <w:rsid w:val="00D34BBC"/>
    <w:rsid w:val="00D35B42"/>
    <w:rsid w:val="00D46B38"/>
    <w:rsid w:val="00D47430"/>
    <w:rsid w:val="00D65F05"/>
    <w:rsid w:val="00D722F2"/>
    <w:rsid w:val="00D72FC1"/>
    <w:rsid w:val="00D76D5E"/>
    <w:rsid w:val="00D812FA"/>
    <w:rsid w:val="00D84F5E"/>
    <w:rsid w:val="00D85664"/>
    <w:rsid w:val="00D92803"/>
    <w:rsid w:val="00D92F00"/>
    <w:rsid w:val="00DA09FD"/>
    <w:rsid w:val="00DB133E"/>
    <w:rsid w:val="00DB13A4"/>
    <w:rsid w:val="00DB4289"/>
    <w:rsid w:val="00DC16EB"/>
    <w:rsid w:val="00DC593C"/>
    <w:rsid w:val="00DC5D59"/>
    <w:rsid w:val="00DC63F9"/>
    <w:rsid w:val="00DD12B7"/>
    <w:rsid w:val="00DD170B"/>
    <w:rsid w:val="00DD1883"/>
    <w:rsid w:val="00DD39B3"/>
    <w:rsid w:val="00DD68DB"/>
    <w:rsid w:val="00DD6A61"/>
    <w:rsid w:val="00DF416E"/>
    <w:rsid w:val="00E02CB5"/>
    <w:rsid w:val="00E132B0"/>
    <w:rsid w:val="00E16E1D"/>
    <w:rsid w:val="00E25098"/>
    <w:rsid w:val="00E33521"/>
    <w:rsid w:val="00E4290E"/>
    <w:rsid w:val="00E450F2"/>
    <w:rsid w:val="00E50D4A"/>
    <w:rsid w:val="00E53179"/>
    <w:rsid w:val="00E56549"/>
    <w:rsid w:val="00E6008B"/>
    <w:rsid w:val="00E71CC2"/>
    <w:rsid w:val="00E73E8D"/>
    <w:rsid w:val="00E8633C"/>
    <w:rsid w:val="00E87287"/>
    <w:rsid w:val="00E87FBC"/>
    <w:rsid w:val="00E971BD"/>
    <w:rsid w:val="00E9742E"/>
    <w:rsid w:val="00EA0C36"/>
    <w:rsid w:val="00EA1402"/>
    <w:rsid w:val="00EA4706"/>
    <w:rsid w:val="00EA4DB6"/>
    <w:rsid w:val="00EC24B3"/>
    <w:rsid w:val="00EC34CA"/>
    <w:rsid w:val="00EE3498"/>
    <w:rsid w:val="00EE7B26"/>
    <w:rsid w:val="00EF0A2B"/>
    <w:rsid w:val="00EF1383"/>
    <w:rsid w:val="00F0250B"/>
    <w:rsid w:val="00F06BFA"/>
    <w:rsid w:val="00F07BE7"/>
    <w:rsid w:val="00F31DA4"/>
    <w:rsid w:val="00F41E67"/>
    <w:rsid w:val="00F608E0"/>
    <w:rsid w:val="00F62456"/>
    <w:rsid w:val="00F64768"/>
    <w:rsid w:val="00F71E18"/>
    <w:rsid w:val="00F72CE1"/>
    <w:rsid w:val="00F73D29"/>
    <w:rsid w:val="00F830BB"/>
    <w:rsid w:val="00F91655"/>
    <w:rsid w:val="00F93065"/>
    <w:rsid w:val="00F953DE"/>
    <w:rsid w:val="00FA3CCA"/>
    <w:rsid w:val="00FA3E69"/>
    <w:rsid w:val="00FA3ED7"/>
    <w:rsid w:val="00FB5C32"/>
    <w:rsid w:val="00FC252A"/>
    <w:rsid w:val="00FC27E5"/>
    <w:rsid w:val="00FD4E54"/>
    <w:rsid w:val="00FF1129"/>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6"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4946"/>
    <w:pPr>
      <w:bidi/>
      <w:spacing w:before="120" w:after="120"/>
      <w:jc w:val="both"/>
    </w:pPr>
    <w:rPr>
      <w:sz w:val="24"/>
      <w:szCs w:val="24"/>
    </w:rPr>
  </w:style>
  <w:style w:type="paragraph" w:styleId="Heading1">
    <w:name w:val="heading 1"/>
    <w:basedOn w:val="Normal"/>
    <w:next w:val="Normal"/>
    <w:link w:val="Heading1Char"/>
    <w:uiPriority w:val="9"/>
    <w:qFormat/>
    <w:rsid w:val="00EA1402"/>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EA1402"/>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1402"/>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EA1402"/>
    <w:pPr>
      <w:keepNext/>
      <w:numPr>
        <w:ilvl w:val="3"/>
        <w:numId w:val="2"/>
      </w:numPr>
      <w:spacing w:before="240" w:after="60"/>
      <w:outlineLvl w:val="3"/>
    </w:pPr>
    <w:rPr>
      <w:b/>
      <w:bCs/>
      <w:sz w:val="28"/>
      <w:szCs w:val="28"/>
    </w:rPr>
  </w:style>
  <w:style w:type="paragraph" w:styleId="Heading5">
    <w:name w:val="heading 5"/>
    <w:basedOn w:val="Normal"/>
    <w:next w:val="Normal"/>
    <w:qFormat/>
    <w:rsid w:val="00EA1402"/>
    <w:pPr>
      <w:numPr>
        <w:ilvl w:val="4"/>
        <w:numId w:val="2"/>
      </w:numPr>
      <w:spacing w:before="240" w:after="60"/>
      <w:outlineLvl w:val="4"/>
    </w:pPr>
    <w:rPr>
      <w:b/>
      <w:bCs/>
      <w:i/>
      <w:iCs/>
      <w:sz w:val="26"/>
      <w:szCs w:val="26"/>
    </w:rPr>
  </w:style>
  <w:style w:type="paragraph" w:styleId="Heading6">
    <w:name w:val="heading 6"/>
    <w:basedOn w:val="Normal"/>
    <w:next w:val="Normal"/>
    <w:qFormat/>
    <w:rsid w:val="00EA1402"/>
    <w:pPr>
      <w:keepNext/>
      <w:numPr>
        <w:ilvl w:val="5"/>
        <w:numId w:val="2"/>
      </w:numPr>
      <w:bidi w:val="0"/>
      <w:outlineLvl w:val="5"/>
    </w:pPr>
    <w:rPr>
      <w:b/>
      <w:bCs/>
      <w:lang w:eastAsia="he-IL"/>
    </w:rPr>
  </w:style>
  <w:style w:type="paragraph" w:styleId="Heading7">
    <w:name w:val="heading 7"/>
    <w:basedOn w:val="Normal"/>
    <w:next w:val="Normal"/>
    <w:qFormat/>
    <w:rsid w:val="00EA1402"/>
    <w:pPr>
      <w:numPr>
        <w:ilvl w:val="6"/>
        <w:numId w:val="2"/>
      </w:numPr>
      <w:spacing w:before="240" w:after="60"/>
      <w:outlineLvl w:val="6"/>
    </w:pPr>
  </w:style>
  <w:style w:type="paragraph" w:styleId="Heading8">
    <w:name w:val="heading 8"/>
    <w:basedOn w:val="Normal"/>
    <w:next w:val="Normal"/>
    <w:qFormat/>
    <w:rsid w:val="00EA1402"/>
    <w:pPr>
      <w:numPr>
        <w:ilvl w:val="7"/>
        <w:numId w:val="2"/>
      </w:numPr>
      <w:spacing w:before="240" w:after="60"/>
      <w:outlineLvl w:val="7"/>
    </w:pPr>
    <w:rPr>
      <w:i/>
      <w:iCs/>
    </w:rPr>
  </w:style>
  <w:style w:type="paragraph" w:styleId="Heading9">
    <w:name w:val="heading 9"/>
    <w:basedOn w:val="Normal"/>
    <w:next w:val="Normal"/>
    <w:qFormat/>
    <w:rsid w:val="00EA1402"/>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title">
    <w:name w:val="tabletitle"/>
    <w:basedOn w:val="DefaultParagraphFont"/>
    <w:rsid w:val="00EA1402"/>
    <w:rPr>
      <w:rFonts w:ascii="Verdana" w:hAnsi="Verdana" w:hint="default"/>
      <w:b/>
      <w:bCs/>
      <w:color w:val="E8F3FF"/>
      <w:sz w:val="30"/>
      <w:szCs w:val="30"/>
    </w:rPr>
  </w:style>
  <w:style w:type="character" w:customStyle="1" w:styleId="Heading3Char">
    <w:name w:val="Heading 3 Char"/>
    <w:basedOn w:val="DefaultParagraphFont"/>
    <w:link w:val="Heading3"/>
    <w:rsid w:val="00EA1402"/>
    <w:rPr>
      <w:rFonts w:ascii="Arial" w:hAnsi="Arial" w:cs="Arial"/>
      <w:b/>
      <w:bCs/>
      <w:sz w:val="26"/>
      <w:szCs w:val="26"/>
      <w:lang w:val="en-US" w:eastAsia="en-US" w:bidi="he-IL"/>
    </w:rPr>
  </w:style>
  <w:style w:type="paragraph" w:styleId="NormalWeb">
    <w:name w:val="Normal (Web)"/>
    <w:basedOn w:val="Normal"/>
    <w:rsid w:val="00EA1402"/>
    <w:pPr>
      <w:bidi w:val="0"/>
      <w:spacing w:before="100" w:beforeAutospacing="1" w:after="100" w:afterAutospacing="1"/>
    </w:pPr>
  </w:style>
  <w:style w:type="paragraph" w:styleId="TOC3">
    <w:name w:val="toc 3"/>
    <w:next w:val="Normal"/>
    <w:autoRedefine/>
    <w:uiPriority w:val="39"/>
    <w:rsid w:val="00F62456"/>
    <w:pPr>
      <w:tabs>
        <w:tab w:val="right" w:pos="1418"/>
        <w:tab w:val="left" w:pos="2835"/>
        <w:tab w:val="right" w:leader="dot" w:pos="8296"/>
      </w:tabs>
      <w:spacing w:before="120" w:after="120"/>
      <w:ind w:left="720"/>
      <w:jc w:val="both"/>
    </w:pPr>
    <w:rPr>
      <w:i/>
      <w:iCs/>
    </w:rPr>
  </w:style>
  <w:style w:type="paragraph" w:styleId="TOC1">
    <w:name w:val="toc 1"/>
    <w:aliases w:val="Custom 1"/>
    <w:next w:val="Normal"/>
    <w:link w:val="TOC1Char"/>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DefaultParagraphFont"/>
    <w:uiPriority w:val="99"/>
    <w:rsid w:val="00EA1402"/>
    <w:rPr>
      <w:color w:val="0000FF"/>
      <w:u w:val="single"/>
    </w:rPr>
  </w:style>
  <w:style w:type="paragraph" w:styleId="Caption">
    <w:name w:val="caption"/>
    <w:basedOn w:val="Normal"/>
    <w:next w:val="Normal"/>
    <w:unhideWhenUsed/>
    <w:qFormat/>
    <w:rsid w:val="00EE7B26"/>
    <w:rPr>
      <w:b/>
      <w:bCs/>
      <w:sz w:val="20"/>
      <w:szCs w:val="20"/>
    </w:rPr>
  </w:style>
  <w:style w:type="paragraph" w:styleId="TOC2">
    <w:name w:val="toc 2"/>
    <w:next w:val="Index3"/>
    <w:autoRedefine/>
    <w:uiPriority w:val="39"/>
    <w:rsid w:val="004F70EE"/>
    <w:pPr>
      <w:tabs>
        <w:tab w:val="left" w:pos="851"/>
        <w:tab w:val="right" w:leader="dot" w:pos="8296"/>
      </w:tabs>
      <w:spacing w:before="120" w:after="120"/>
      <w:ind w:left="476" w:hanging="238"/>
      <w:jc w:val="both"/>
    </w:pPr>
  </w:style>
  <w:style w:type="paragraph" w:styleId="TOC4">
    <w:name w:val="toc 4"/>
    <w:basedOn w:val="Normal"/>
    <w:next w:val="Normal"/>
    <w:autoRedefine/>
    <w:rsid w:val="00397447"/>
    <w:pPr>
      <w:ind w:left="720"/>
    </w:pPr>
    <w:rPr>
      <w:rFonts w:ascii="Calibri" w:hAnsi="Calibri"/>
      <w:sz w:val="18"/>
      <w:szCs w:val="18"/>
    </w:rPr>
  </w:style>
  <w:style w:type="paragraph" w:styleId="TOC5">
    <w:name w:val="toc 5"/>
    <w:basedOn w:val="Normal"/>
    <w:next w:val="Normal"/>
    <w:autoRedefine/>
    <w:rsid w:val="00397447"/>
    <w:pPr>
      <w:ind w:left="960"/>
    </w:pPr>
    <w:rPr>
      <w:rFonts w:ascii="Calibri" w:hAnsi="Calibri"/>
      <w:sz w:val="18"/>
      <w:szCs w:val="18"/>
    </w:rPr>
  </w:style>
  <w:style w:type="paragraph" w:styleId="TOC6">
    <w:name w:val="toc 6"/>
    <w:basedOn w:val="Normal"/>
    <w:next w:val="Normal"/>
    <w:autoRedefine/>
    <w:uiPriority w:val="39"/>
    <w:rsid w:val="00397447"/>
    <w:pPr>
      <w:ind w:left="1200"/>
    </w:pPr>
    <w:rPr>
      <w:rFonts w:ascii="Calibri" w:hAnsi="Calibri"/>
      <w:sz w:val="18"/>
      <w:szCs w:val="18"/>
    </w:rPr>
  </w:style>
  <w:style w:type="paragraph" w:styleId="TOC7">
    <w:name w:val="toc 7"/>
    <w:basedOn w:val="Normal"/>
    <w:next w:val="Normal"/>
    <w:autoRedefine/>
    <w:rsid w:val="00397447"/>
    <w:pPr>
      <w:ind w:left="1440"/>
    </w:pPr>
    <w:rPr>
      <w:rFonts w:ascii="Calibri" w:hAnsi="Calibri"/>
      <w:sz w:val="18"/>
      <w:szCs w:val="18"/>
    </w:rPr>
  </w:style>
  <w:style w:type="paragraph" w:styleId="TOC8">
    <w:name w:val="toc 8"/>
    <w:basedOn w:val="Normal"/>
    <w:next w:val="Normal"/>
    <w:autoRedefine/>
    <w:rsid w:val="00397447"/>
    <w:pPr>
      <w:ind w:left="1680"/>
    </w:pPr>
    <w:rPr>
      <w:rFonts w:ascii="Calibri" w:hAnsi="Calibri"/>
      <w:sz w:val="18"/>
      <w:szCs w:val="18"/>
    </w:rPr>
  </w:style>
  <w:style w:type="paragraph" w:styleId="TOC9">
    <w:name w:val="toc 9"/>
    <w:basedOn w:val="Normal"/>
    <w:next w:val="Normal"/>
    <w:autoRedefine/>
    <w:rsid w:val="00397447"/>
    <w:pPr>
      <w:ind w:left="1920"/>
    </w:pPr>
    <w:rPr>
      <w:rFonts w:ascii="Calibri" w:hAnsi="Calibri"/>
      <w:sz w:val="18"/>
      <w:szCs w:val="18"/>
    </w:rPr>
  </w:style>
  <w:style w:type="paragraph" w:styleId="TOCHeading">
    <w:name w:val="TOC Heading"/>
    <w:basedOn w:val="Heading1"/>
    <w:next w:val="Normal"/>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Char">
    <w:name w:val="TOC 1 Char"/>
    <w:aliases w:val="Custom 1 Char"/>
    <w:basedOn w:val="DefaultParagraphFont"/>
    <w:link w:val="TOC1"/>
    <w:uiPriority w:val="39"/>
    <w:rsid w:val="004F70EE"/>
    <w:rPr>
      <w:b/>
      <w:bCs/>
      <w:lang w:val="en-US" w:eastAsia="en-US" w:bidi="he-IL"/>
    </w:rPr>
  </w:style>
  <w:style w:type="paragraph" w:styleId="Index1">
    <w:name w:val="index 1"/>
    <w:basedOn w:val="Normal"/>
    <w:next w:val="Normal"/>
    <w:autoRedefine/>
    <w:rsid w:val="00B9743A"/>
    <w:pPr>
      <w:ind w:left="240" w:hanging="240"/>
    </w:pPr>
  </w:style>
  <w:style w:type="paragraph" w:styleId="Index2">
    <w:name w:val="index 2"/>
    <w:basedOn w:val="Normal"/>
    <w:next w:val="Normal"/>
    <w:autoRedefine/>
    <w:rsid w:val="00B9743A"/>
    <w:pPr>
      <w:ind w:left="480" w:hanging="240"/>
    </w:pPr>
  </w:style>
  <w:style w:type="paragraph" w:styleId="Index3">
    <w:name w:val="index 3"/>
    <w:basedOn w:val="Normal"/>
    <w:next w:val="Normal"/>
    <w:autoRedefine/>
    <w:rsid w:val="00B9743A"/>
    <w:pPr>
      <w:ind w:left="720" w:hanging="240"/>
    </w:pPr>
  </w:style>
  <w:style w:type="character" w:styleId="CommentReference">
    <w:name w:val="annotation reference"/>
    <w:basedOn w:val="DefaultParagraphFont"/>
    <w:rsid w:val="00AD0737"/>
    <w:rPr>
      <w:sz w:val="16"/>
      <w:szCs w:val="16"/>
    </w:rPr>
  </w:style>
  <w:style w:type="paragraph" w:styleId="CommentText">
    <w:name w:val="annotation text"/>
    <w:basedOn w:val="Normal"/>
    <w:link w:val="CommentTextChar"/>
    <w:rsid w:val="00AD0737"/>
    <w:pPr>
      <w:spacing w:before="0" w:after="0"/>
      <w:jc w:val="left"/>
    </w:pPr>
    <w:rPr>
      <w:sz w:val="20"/>
      <w:szCs w:val="20"/>
    </w:rPr>
  </w:style>
  <w:style w:type="character" w:customStyle="1" w:styleId="CommentTextChar">
    <w:name w:val="Comment Text Char"/>
    <w:basedOn w:val="DefaultParagraphFont"/>
    <w:link w:val="CommentText"/>
    <w:rsid w:val="00AD0737"/>
  </w:style>
  <w:style w:type="paragraph" w:styleId="BalloonText">
    <w:name w:val="Balloon Text"/>
    <w:basedOn w:val="Normal"/>
    <w:link w:val="BalloonTextChar"/>
    <w:rsid w:val="00AD0737"/>
    <w:pPr>
      <w:spacing w:before="0" w:after="0"/>
    </w:pPr>
    <w:rPr>
      <w:rFonts w:ascii="Tahoma" w:hAnsi="Tahoma" w:cs="Tahoma"/>
      <w:sz w:val="16"/>
      <w:szCs w:val="16"/>
    </w:rPr>
  </w:style>
  <w:style w:type="character" w:customStyle="1" w:styleId="BalloonTextChar">
    <w:name w:val="Balloon Text Char"/>
    <w:basedOn w:val="DefaultParagraphFont"/>
    <w:link w:val="BalloonText"/>
    <w:rsid w:val="00AD0737"/>
    <w:rPr>
      <w:rFonts w:ascii="Tahoma" w:hAnsi="Tahoma" w:cs="Tahoma"/>
      <w:sz w:val="16"/>
      <w:szCs w:val="16"/>
    </w:rPr>
  </w:style>
  <w:style w:type="paragraph" w:styleId="CommentSubject">
    <w:name w:val="annotation subject"/>
    <w:basedOn w:val="CommentText"/>
    <w:next w:val="CommentText"/>
    <w:link w:val="CommentSubjectChar"/>
    <w:rsid w:val="00F71E18"/>
    <w:pPr>
      <w:spacing w:before="120" w:after="120"/>
      <w:jc w:val="both"/>
    </w:pPr>
    <w:rPr>
      <w:b/>
      <w:bCs/>
    </w:rPr>
  </w:style>
  <w:style w:type="character" w:customStyle="1" w:styleId="CommentSubjectChar">
    <w:name w:val="Comment Subject Char"/>
    <w:basedOn w:val="CommentTextChar"/>
    <w:link w:val="CommentSubject"/>
    <w:rsid w:val="00F71E18"/>
    <w:rPr>
      <w:b/>
      <w:bCs/>
    </w:rPr>
  </w:style>
  <w:style w:type="paragraph" w:styleId="ListParagraph">
    <w:name w:val="List Paragraph"/>
    <w:basedOn w:val="Normal"/>
    <w:uiPriority w:val="34"/>
    <w:qFormat/>
    <w:rsid w:val="00153809"/>
    <w:pPr>
      <w:bidi w:val="0"/>
      <w:spacing w:before="0" w:after="0"/>
      <w:ind w:left="720"/>
      <w:contextualSpacing/>
      <w:jc w:val="left"/>
    </w:pPr>
  </w:style>
  <w:style w:type="paragraph" w:styleId="Revision">
    <w:name w:val="Revision"/>
    <w:hidden/>
    <w:uiPriority w:val="99"/>
    <w:semiHidden/>
    <w:rsid w:val="00153809"/>
    <w:rPr>
      <w:sz w:val="24"/>
      <w:szCs w:val="24"/>
    </w:rPr>
  </w:style>
  <w:style w:type="paragraph" w:styleId="DocumentMap">
    <w:name w:val="Document Map"/>
    <w:basedOn w:val="Normal"/>
    <w:link w:val="DocumentMapChar"/>
    <w:rsid w:val="005C2DA2"/>
    <w:rPr>
      <w:rFonts w:ascii="Tahoma" w:hAnsi="Tahoma" w:cs="Tahoma"/>
      <w:sz w:val="16"/>
      <w:szCs w:val="16"/>
    </w:rPr>
  </w:style>
  <w:style w:type="character" w:customStyle="1" w:styleId="DocumentMapChar">
    <w:name w:val="Document Map Char"/>
    <w:basedOn w:val="DefaultParagraphFont"/>
    <w:link w:val="DocumentMap"/>
    <w:rsid w:val="005C2DA2"/>
    <w:rPr>
      <w:rFonts w:ascii="Tahoma" w:hAnsi="Tahoma" w:cs="Tahoma"/>
      <w:sz w:val="16"/>
      <w:szCs w:val="16"/>
    </w:rPr>
  </w:style>
  <w:style w:type="character" w:styleId="PlaceholderText">
    <w:name w:val="Placeholder Text"/>
    <w:basedOn w:val="DefaultParagraphFont"/>
    <w:uiPriority w:val="99"/>
    <w:semiHidden/>
    <w:rsid w:val="00F953DE"/>
    <w:rPr>
      <w:color w:val="808080"/>
    </w:rPr>
  </w:style>
  <w:style w:type="character" w:customStyle="1" w:styleId="Heading1Char">
    <w:name w:val="Heading 1 Char"/>
    <w:basedOn w:val="DefaultParagraphFont"/>
    <w:link w:val="Heading1"/>
    <w:uiPriority w:val="9"/>
    <w:rsid w:val="00F953DE"/>
    <w:rPr>
      <w:rFonts w:ascii="Arial" w:hAnsi="Arial" w:cs="Arial"/>
      <w:b/>
      <w:bCs/>
      <w:kern w:val="32"/>
      <w:sz w:val="32"/>
      <w:szCs w:val="32"/>
    </w:rPr>
  </w:style>
  <w:style w:type="paragraph" w:styleId="HTMLPreformatted">
    <w:name w:val="HTML Preformatted"/>
    <w:basedOn w:val="Normal"/>
    <w:link w:val="HTMLPreformattedChar"/>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53DE"/>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styles" Target="styles.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0356D-9EE8-49B9-81FA-F31B4DDE96F0}">
  <ds:schemaRefs>
    <ds:schemaRef ds:uri="http://schemas.openxmlformats.org/officeDocument/2006/bibliography"/>
  </ds:schemaRefs>
</ds:datastoreItem>
</file>

<file path=customXml/itemProps2.xml><?xml version="1.0" encoding="utf-8"?>
<ds:datastoreItem xmlns:ds="http://schemas.openxmlformats.org/officeDocument/2006/customXml" ds:itemID="{15224667-6832-4FB1-B6B5-E26E49CC3F2E}">
  <ds:schemaRefs>
    <ds:schemaRef ds:uri="http://schemas.openxmlformats.org/officeDocument/2006/bibliography"/>
  </ds:schemaRefs>
</ds:datastoreItem>
</file>

<file path=customXml/itemProps3.xml><?xml version="1.0" encoding="utf-8"?>
<ds:datastoreItem xmlns:ds="http://schemas.openxmlformats.org/officeDocument/2006/customXml" ds:itemID="{B5287A1A-32B3-4E57-A561-35654CD5C131}">
  <ds:schemaRefs>
    <ds:schemaRef ds:uri="http://schemas.openxmlformats.org/officeDocument/2006/bibliography"/>
  </ds:schemaRefs>
</ds:datastoreItem>
</file>

<file path=customXml/itemProps4.xml><?xml version="1.0" encoding="utf-8"?>
<ds:datastoreItem xmlns:ds="http://schemas.openxmlformats.org/officeDocument/2006/customXml" ds:itemID="{98FD4CCA-17B9-4F99-8519-CF37631149C4}">
  <ds:schemaRefs>
    <ds:schemaRef ds:uri="http://schemas.openxmlformats.org/officeDocument/2006/bibliography"/>
  </ds:schemaRefs>
</ds:datastoreItem>
</file>

<file path=customXml/itemProps5.xml><?xml version="1.0" encoding="utf-8"?>
<ds:datastoreItem xmlns:ds="http://schemas.openxmlformats.org/officeDocument/2006/customXml" ds:itemID="{A4F62A78-F004-405D-892F-D897A628263A}">
  <ds:schemaRefs>
    <ds:schemaRef ds:uri="http://schemas.openxmlformats.org/officeDocument/2006/bibliography"/>
  </ds:schemaRefs>
</ds:datastoreItem>
</file>

<file path=customXml/itemProps6.xml><?xml version="1.0" encoding="utf-8"?>
<ds:datastoreItem xmlns:ds="http://schemas.openxmlformats.org/officeDocument/2006/customXml" ds:itemID="{CA3DFBA9-2626-4F1A-9C3A-4829FA1934D1}">
  <ds:schemaRefs>
    <ds:schemaRef ds:uri="http://schemas.openxmlformats.org/officeDocument/2006/bibliography"/>
  </ds:schemaRefs>
</ds:datastoreItem>
</file>

<file path=customXml/itemProps7.xml><?xml version="1.0" encoding="utf-8"?>
<ds:datastoreItem xmlns:ds="http://schemas.openxmlformats.org/officeDocument/2006/customXml" ds:itemID="{45A38306-F712-4CAB-8832-0335AAA25DC7}">
  <ds:schemaRefs>
    <ds:schemaRef ds:uri="http://schemas.openxmlformats.org/officeDocument/2006/bibliography"/>
  </ds:schemaRefs>
</ds:datastoreItem>
</file>

<file path=customXml/itemProps8.xml><?xml version="1.0" encoding="utf-8"?>
<ds:datastoreItem xmlns:ds="http://schemas.openxmlformats.org/officeDocument/2006/customXml" ds:itemID="{A7ED8BDB-5397-4E38-9715-454F337E6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14</Pages>
  <Words>4215</Words>
  <Characters>21077</Characters>
  <Application>Microsoft Office Word</Application>
  <DocSecurity>0</DocSecurity>
  <Lines>175</Lines>
  <Paragraphs>50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25242</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Asi</cp:lastModifiedBy>
  <cp:revision>189</cp:revision>
  <dcterms:created xsi:type="dcterms:W3CDTF">2009-10-26T20:12:00Z</dcterms:created>
  <dcterms:modified xsi:type="dcterms:W3CDTF">2010-02-26T14:43:00Z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